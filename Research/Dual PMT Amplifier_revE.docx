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3511A" w14:textId="25A0F905" w:rsidR="0065603D" w:rsidRPr="00022024" w:rsidRDefault="0059086B" w:rsidP="0065603D">
      <w:pPr>
        <w:jc w:val="center"/>
        <w:rPr>
          <w:b/>
          <w:sz w:val="56"/>
          <w:szCs w:val="56"/>
          <w:u w:val="single"/>
        </w:rPr>
      </w:pPr>
      <w:r>
        <w:rPr>
          <w:sz w:val="56"/>
          <w:szCs w:val="56"/>
          <w:u w:val="single"/>
        </w:rPr>
        <w:t xml:space="preserve">Dual </w:t>
      </w:r>
      <w:r w:rsidR="00887404">
        <w:rPr>
          <w:sz w:val="56"/>
          <w:szCs w:val="56"/>
          <w:u w:val="single"/>
        </w:rPr>
        <w:t>PMT Amplifier</w:t>
      </w:r>
    </w:p>
    <w:p w14:paraId="0EAB21CC" w14:textId="77777777" w:rsidR="00E17338" w:rsidRDefault="00887404" w:rsidP="0065603D">
      <w:pPr>
        <w:rPr>
          <w:sz w:val="32"/>
          <w:szCs w:val="32"/>
        </w:rPr>
      </w:pPr>
      <w:r>
        <w:rPr>
          <w:sz w:val="56"/>
          <w:szCs w:val="56"/>
        </w:rPr>
        <w:t>Karel Svoboda</w:t>
      </w:r>
      <w:r w:rsidR="0065603D">
        <w:rPr>
          <w:sz w:val="44"/>
          <w:szCs w:val="44"/>
        </w:rPr>
        <w:br/>
      </w:r>
      <w:r w:rsidR="008D0BF4">
        <w:rPr>
          <w:sz w:val="32"/>
          <w:szCs w:val="32"/>
        </w:rPr>
        <w:t>Group Leader</w:t>
      </w:r>
    </w:p>
    <w:p w14:paraId="563C504C" w14:textId="2D1B4CFE" w:rsidR="00E17338" w:rsidRDefault="002173D4" w:rsidP="002173D4">
      <w:pPr>
        <w:jc w:val="center"/>
        <w:rPr>
          <w:sz w:val="32"/>
          <w:szCs w:val="32"/>
        </w:rPr>
      </w:pPr>
      <w:r w:rsidRPr="002173D4">
        <w:rPr>
          <w:noProof/>
          <w:sz w:val="32"/>
          <w:szCs w:val="32"/>
        </w:rPr>
        <w:drawing>
          <wp:inline distT="0" distB="0" distL="0" distR="0" wp14:anchorId="36A5A256" wp14:editId="08F69214">
            <wp:extent cx="5181600" cy="3886200"/>
            <wp:effectExtent l="0" t="0" r="0" b="0"/>
            <wp:docPr id="21" name="Picture 21" descr="C:\Users\sawtelles\AppData\Local\Microsoft\Windows\Temporary Internet Files\Content.Outlook\2XS9MAT1\IMG_1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wtelles\AppData\Local\Microsoft\Windows\Temporary Internet Files\Content.Outlook\2XS9MAT1\IMG_125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2017" cy="3886513"/>
                    </a:xfrm>
                    <a:prstGeom prst="rect">
                      <a:avLst/>
                    </a:prstGeom>
                    <a:noFill/>
                    <a:ln>
                      <a:noFill/>
                    </a:ln>
                  </pic:spPr>
                </pic:pic>
              </a:graphicData>
            </a:graphic>
          </wp:inline>
        </w:drawing>
      </w:r>
    </w:p>
    <w:p w14:paraId="62E14E7F" w14:textId="27A08F25" w:rsidR="00E17338" w:rsidRPr="00C71511" w:rsidRDefault="00E17338" w:rsidP="0065603D">
      <w:pPr>
        <w:rPr>
          <w:sz w:val="44"/>
          <w:szCs w:val="44"/>
        </w:rPr>
      </w:pPr>
    </w:p>
    <w:p w14:paraId="788D44A3" w14:textId="09440409" w:rsidR="00C2170D" w:rsidRPr="00D668EC" w:rsidRDefault="004703FD" w:rsidP="00702A18">
      <w:pPr>
        <w:jc w:val="right"/>
        <w:rPr>
          <w:b/>
          <w:sz w:val="32"/>
          <w:szCs w:val="32"/>
        </w:rPr>
      </w:pPr>
      <w:r>
        <w:rPr>
          <w:b/>
          <w:sz w:val="32"/>
          <w:szCs w:val="32"/>
        </w:rPr>
        <w:t>20150</w:t>
      </w:r>
      <w:r w:rsidR="0059086B">
        <w:rPr>
          <w:b/>
          <w:sz w:val="32"/>
          <w:szCs w:val="32"/>
        </w:rPr>
        <w:t>921</w:t>
      </w:r>
    </w:p>
    <w:p w14:paraId="5E8F0DA2" w14:textId="77777777" w:rsidR="004703FD" w:rsidRDefault="0065603D" w:rsidP="00702A18">
      <w:pPr>
        <w:jc w:val="right"/>
        <w:rPr>
          <w:sz w:val="28"/>
          <w:szCs w:val="28"/>
        </w:rPr>
      </w:pPr>
      <w:r w:rsidRPr="00F4638F">
        <w:rPr>
          <w:sz w:val="28"/>
          <w:szCs w:val="28"/>
        </w:rPr>
        <w:t xml:space="preserve">Samantha </w:t>
      </w:r>
      <w:r w:rsidR="00F72483">
        <w:rPr>
          <w:sz w:val="28"/>
          <w:szCs w:val="28"/>
        </w:rPr>
        <w:t>Watkins</w:t>
      </w:r>
    </w:p>
    <w:p w14:paraId="17D92F0E" w14:textId="0CE9CF20" w:rsidR="004703FD" w:rsidRDefault="004703FD" w:rsidP="002173D4">
      <w:pPr>
        <w:jc w:val="right"/>
        <w:rPr>
          <w:u w:val="single"/>
        </w:rPr>
      </w:pPr>
      <w:r>
        <w:rPr>
          <w:sz w:val="28"/>
          <w:szCs w:val="28"/>
        </w:rPr>
        <w:t>Steve Sawtelle</w:t>
      </w:r>
      <w:r w:rsidR="0065603D">
        <w:rPr>
          <w:sz w:val="28"/>
          <w:szCs w:val="28"/>
        </w:rPr>
        <w:br/>
        <w:t xml:space="preserve"> ID&amp;</w:t>
      </w:r>
      <w:r w:rsidR="0065454C">
        <w:rPr>
          <w:sz w:val="28"/>
          <w:szCs w:val="28"/>
        </w:rPr>
        <w:t>F</w:t>
      </w:r>
      <w:r w:rsidR="0065603D" w:rsidRPr="00F4638F">
        <w:rPr>
          <w:sz w:val="28"/>
          <w:szCs w:val="28"/>
        </w:rPr>
        <w:br/>
      </w:r>
    </w:p>
    <w:p w14:paraId="01EEDAD8" w14:textId="77777777" w:rsidR="004703FD" w:rsidRDefault="004703FD" w:rsidP="004703FD">
      <w:pPr>
        <w:pStyle w:val="Heading1"/>
        <w:rPr>
          <w:u w:val="single"/>
        </w:rPr>
      </w:pPr>
      <w:bookmarkStart w:id="0" w:name="_Toc267480331"/>
      <w:r>
        <w:rPr>
          <w:u w:val="single"/>
        </w:rPr>
        <w:t>System Overview</w:t>
      </w:r>
    </w:p>
    <w:bookmarkEnd w:id="0"/>
    <w:p w14:paraId="434E5122" w14:textId="77777777" w:rsidR="004703FD" w:rsidRDefault="004703FD" w:rsidP="0053200E"/>
    <w:p w14:paraId="2E8B55D4" w14:textId="2C0429B8" w:rsidR="001B0C7C" w:rsidRDefault="0053200E" w:rsidP="0053200E">
      <w:r>
        <w:t xml:space="preserve">The </w:t>
      </w:r>
      <w:r w:rsidR="0059086B">
        <w:t xml:space="preserve">Dual </w:t>
      </w:r>
      <w:r w:rsidR="00435068">
        <w:t>PMT Amplifier</w:t>
      </w:r>
      <w:r w:rsidR="00DE3642">
        <w:t xml:space="preserve"> is a </w:t>
      </w:r>
      <w:r w:rsidR="0059086B">
        <w:t xml:space="preserve">dual </w:t>
      </w:r>
      <w:r w:rsidR="00DE3642">
        <w:t xml:space="preserve">preamplifier for use with Photomultiplier Tubes. </w:t>
      </w:r>
      <w:r w:rsidR="00C70F03">
        <w:t xml:space="preserve">It has been specifically designed for applications involving resonant scanning laser scanning microscopy, with pixel dwell times as short as </w:t>
      </w:r>
      <w:r w:rsidR="001B0C7C">
        <w:t>30</w:t>
      </w:r>
      <w:r w:rsidR="00C70F03">
        <w:t xml:space="preserve"> ns. </w:t>
      </w:r>
      <w:r w:rsidR="00DE3642">
        <w:t xml:space="preserve">There </w:t>
      </w:r>
      <w:r w:rsidR="00D25424">
        <w:t>are</w:t>
      </w:r>
      <w:r w:rsidR="00DE3642">
        <w:t xml:space="preserve"> </w:t>
      </w:r>
      <w:r w:rsidR="00435068">
        <w:t>fast and slow output</w:t>
      </w:r>
      <w:r w:rsidR="00D25424">
        <w:t>s</w:t>
      </w:r>
      <w:r w:rsidR="00435068">
        <w:t xml:space="preserve">. The fast output </w:t>
      </w:r>
      <w:r w:rsidR="00DE3642">
        <w:t xml:space="preserve">consists of a transimpedance amplifier followed by a buffer. </w:t>
      </w:r>
      <w:r w:rsidR="001B0C7C">
        <w:t xml:space="preserve">The transimpedance amplifier, feedback resistor </w:t>
      </w:r>
      <w:commentRangeStart w:id="1"/>
      <w:r w:rsidR="001B0C7C">
        <w:t>(R</w:t>
      </w:r>
      <w:r w:rsidR="0059086B">
        <w:t>F</w:t>
      </w:r>
      <w:r w:rsidR="001B0C7C">
        <w:t xml:space="preserve">) </w:t>
      </w:r>
      <w:commentRangeEnd w:id="1"/>
      <w:r w:rsidR="001B0C7C">
        <w:rPr>
          <w:rStyle w:val="CommentReference"/>
        </w:rPr>
        <w:commentReference w:id="1"/>
      </w:r>
      <w:r w:rsidR="001B0C7C">
        <w:t>and feedback capacitor</w:t>
      </w:r>
      <w:r w:rsidR="0059086B">
        <w:t xml:space="preserve">s </w:t>
      </w:r>
      <w:r w:rsidR="001B0C7C">
        <w:t>together determine the bandwidth and gain of the amplifier. In this document we show two configurations typically used for resonant scanning laser scanning microscopy.</w:t>
      </w:r>
    </w:p>
    <w:p w14:paraId="326873A4" w14:textId="53BC61FE" w:rsidR="00C14674" w:rsidRPr="0053200E" w:rsidRDefault="00DE3642" w:rsidP="0053200E">
      <w:r>
        <w:t xml:space="preserve">Provision is made for adjusting the offset. </w:t>
      </w:r>
      <w:r w:rsidR="00435068">
        <w:t xml:space="preserve"> The slow output appl</w:t>
      </w:r>
      <w:r>
        <w:t>ies</w:t>
      </w:r>
      <w:r w:rsidR="00435068">
        <w:t xml:space="preserve"> a low-pass filter with a </w:t>
      </w:r>
      <w:r w:rsidR="006B195F">
        <w:t>1 kHz</w:t>
      </w:r>
      <w:r w:rsidR="0059086B">
        <w:t xml:space="preserve"> roll off to the fast output.</w:t>
      </w:r>
      <w:r w:rsidR="00435068">
        <w:t xml:space="preserve"> The slow output </w:t>
      </w:r>
      <w:r w:rsidR="0059086B">
        <w:t xml:space="preserve">can be </w:t>
      </w:r>
      <w:r>
        <w:t xml:space="preserve">used to </w:t>
      </w:r>
      <w:r w:rsidR="0059086B">
        <w:t>drive a</w:t>
      </w:r>
      <w:r w:rsidR="0059086B">
        <w:t xml:space="preserve"> safety shutdown due to</w:t>
      </w:r>
      <w:r>
        <w:t xml:space="preserve"> </w:t>
      </w:r>
      <w:r w:rsidR="00435068">
        <w:t>too long light exposure to the PMT</w:t>
      </w:r>
      <w:r w:rsidR="0059086B">
        <w:t>.</w:t>
      </w:r>
    </w:p>
    <w:p w14:paraId="6C293B4F" w14:textId="77777777" w:rsidR="00F911C1" w:rsidRDefault="006C3E49" w:rsidP="008B4608">
      <w:pPr>
        <w:pStyle w:val="Heading1"/>
        <w:rPr>
          <w:u w:val="single"/>
        </w:rPr>
      </w:pPr>
      <w:bookmarkStart w:id="2" w:name="_Toc267480332"/>
      <w:r>
        <w:rPr>
          <w:u w:val="single"/>
        </w:rPr>
        <w:t>Hardware Development</w:t>
      </w:r>
      <w:bookmarkEnd w:id="2"/>
    </w:p>
    <w:p w14:paraId="04D532A6" w14:textId="77777777" w:rsidR="00D25424" w:rsidRDefault="00D25424" w:rsidP="00D25424"/>
    <w:p w14:paraId="0204C1FB" w14:textId="77777777" w:rsidR="00D25424" w:rsidRDefault="00D25424" w:rsidP="00D25424">
      <w:r>
        <w:t xml:space="preserve">The circuit was set up to allow a variety of amplifiers and topologies to be used so that the design could be tailored to specific needs. Provision is made for an input resistor and feedback capacitance on the input stage. The </w:t>
      </w:r>
      <w:r w:rsidR="009A1A28">
        <w:t xml:space="preserve">output </w:t>
      </w:r>
      <w:r>
        <w:t>buffer can be assembled with offset adjustment if desired.</w:t>
      </w:r>
      <w:r w:rsidR="009A1A28">
        <w:t xml:space="preserve"> </w:t>
      </w:r>
    </w:p>
    <w:p w14:paraId="0B926C17" w14:textId="77777777" w:rsidR="009A1A28" w:rsidRDefault="009A1A28" w:rsidP="00D25424">
      <w:r>
        <w:t xml:space="preserve">Power is provided by two wall transformers with voltages in the range of 9 to 12 VDC. The power supplies must be floating as one supply is wired in reverse to provide the negative supply. 5V linear regulators provide stable supplies of the correct voltages and reduce any noise from the power supplies. It is recommended that linear power supplies be used, though switching supplies may be adequate. </w:t>
      </w:r>
    </w:p>
    <w:p w14:paraId="0B4960CA" w14:textId="77777777" w:rsidR="009A1A28" w:rsidRDefault="009A1A28" w:rsidP="00D25424">
      <w:r>
        <w:t xml:space="preserve">The fast output has a 50 ohm series resistor to provide matching to 50 ohm cables. The cables should be terminated with 50 ohms at the other end to remove possible ringing on the signal from mismatched impedances. The output buffer can be set to a gain of 2 to compensate for the halving of the signal due to impedance matching. </w:t>
      </w:r>
    </w:p>
    <w:p w14:paraId="7ABCEE01" w14:textId="34CE86F3" w:rsidR="00B91D8B" w:rsidRDefault="00B91D8B" w:rsidP="00D25424">
      <w:r>
        <w:t>The printed circuit board design allows the board to be cut in half to create two separate single channel amplifiers.</w:t>
      </w:r>
    </w:p>
    <w:p w14:paraId="1912D2DC" w14:textId="77777777" w:rsidR="009A1A28" w:rsidRDefault="009A1A28" w:rsidP="00D25424"/>
    <w:p w14:paraId="022FEFF6" w14:textId="77777777" w:rsidR="00D25424" w:rsidRDefault="00D25424" w:rsidP="00D25424"/>
    <w:p w14:paraId="04155922" w14:textId="77777777" w:rsidR="00D25424" w:rsidRDefault="00D25424" w:rsidP="00D25424"/>
    <w:p w14:paraId="420919A3" w14:textId="77777777" w:rsidR="00D25424" w:rsidRDefault="00D25424" w:rsidP="00D25424"/>
    <w:p w14:paraId="72295A18" w14:textId="77777777" w:rsidR="00D25424" w:rsidRDefault="00D25424" w:rsidP="00D25424"/>
    <w:p w14:paraId="37723E1C" w14:textId="77777777" w:rsidR="00D25424" w:rsidRDefault="00D25424" w:rsidP="00D25424"/>
    <w:p w14:paraId="34C58786" w14:textId="77777777" w:rsidR="00DE3642" w:rsidRDefault="009A1A28" w:rsidP="00DE3642">
      <w:pPr>
        <w:rPr>
          <w:i/>
          <w:sz w:val="24"/>
          <w:szCs w:val="24"/>
        </w:rPr>
      </w:pPr>
      <w:r>
        <w:rPr>
          <w:i/>
          <w:sz w:val="24"/>
          <w:szCs w:val="24"/>
        </w:rPr>
        <w:t>M</w:t>
      </w:r>
      <w:r w:rsidR="004C2AEE">
        <w:rPr>
          <w:i/>
          <w:sz w:val="24"/>
          <w:szCs w:val="24"/>
        </w:rPr>
        <w:t>aterials</w:t>
      </w:r>
    </w:p>
    <w:p w14:paraId="18ECE0DF" w14:textId="0ACD664D" w:rsidR="003D2251" w:rsidRDefault="002173D4" w:rsidP="00DE3642">
      <w:r>
        <w:rPr>
          <w:noProof/>
        </w:rPr>
        <w:drawing>
          <wp:inline distT="0" distB="0" distL="0" distR="0" wp14:anchorId="52CB5B1D" wp14:editId="5622A980">
            <wp:extent cx="5937250" cy="3371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371850"/>
                    </a:xfrm>
                    <a:prstGeom prst="rect">
                      <a:avLst/>
                    </a:prstGeom>
                    <a:noFill/>
                    <a:ln>
                      <a:noFill/>
                    </a:ln>
                  </pic:spPr>
                </pic:pic>
              </a:graphicData>
            </a:graphic>
          </wp:inline>
        </w:drawing>
      </w:r>
    </w:p>
    <w:p w14:paraId="527B7F89" w14:textId="77777777" w:rsidR="00D25424" w:rsidRDefault="00D25424" w:rsidP="00DE3642"/>
    <w:p w14:paraId="035AF1C4" w14:textId="77777777" w:rsidR="002173D4" w:rsidRDefault="002173D4" w:rsidP="00DE3642"/>
    <w:p w14:paraId="1A3C830F" w14:textId="77777777" w:rsidR="002173D4" w:rsidRDefault="002173D4" w:rsidP="00DE3642"/>
    <w:p w14:paraId="1E7C97CA" w14:textId="77777777" w:rsidR="002173D4" w:rsidRDefault="002173D4" w:rsidP="00DE3642"/>
    <w:p w14:paraId="2CD7E2D9" w14:textId="77777777" w:rsidR="002173D4" w:rsidRDefault="002173D4" w:rsidP="00DE3642"/>
    <w:p w14:paraId="712656BA" w14:textId="77777777" w:rsidR="002173D4" w:rsidRDefault="002173D4" w:rsidP="00DE3642"/>
    <w:p w14:paraId="66DA0ABD" w14:textId="77777777" w:rsidR="002173D4" w:rsidRDefault="002173D4" w:rsidP="00DE3642"/>
    <w:p w14:paraId="55DAE786" w14:textId="77777777" w:rsidR="002173D4" w:rsidRDefault="002173D4" w:rsidP="00DE3642"/>
    <w:p w14:paraId="49F0EAFA" w14:textId="77777777" w:rsidR="002173D4" w:rsidRDefault="002173D4" w:rsidP="00DE3642"/>
    <w:p w14:paraId="3A7356DB" w14:textId="77777777" w:rsidR="002173D4" w:rsidRDefault="002173D4" w:rsidP="00DE3642"/>
    <w:p w14:paraId="66D89145" w14:textId="26FEE524" w:rsidR="00D25424" w:rsidRDefault="00D25424" w:rsidP="00D25424">
      <w:pPr>
        <w:pStyle w:val="Heading1"/>
        <w:rPr>
          <w:u w:val="single"/>
        </w:rPr>
      </w:pPr>
      <w:r>
        <w:rPr>
          <w:u w:val="single"/>
        </w:rPr>
        <w:lastRenderedPageBreak/>
        <w:t>S</w:t>
      </w:r>
      <w:r w:rsidR="002173D4">
        <w:rPr>
          <w:u w:val="single"/>
        </w:rPr>
        <w:t>chematic</w:t>
      </w:r>
    </w:p>
    <w:p w14:paraId="21815ABF" w14:textId="77777777" w:rsidR="00B91D8B" w:rsidRDefault="00B91D8B" w:rsidP="00B91D8B"/>
    <w:p w14:paraId="7A8310B3" w14:textId="14F56442" w:rsidR="00B91D8B" w:rsidRPr="00B91D8B" w:rsidRDefault="00B91D8B" w:rsidP="00B91D8B">
      <w:r>
        <w:rPr>
          <w:noProof/>
        </w:rPr>
        <w:drawing>
          <wp:inline distT="0" distB="0" distL="0" distR="0" wp14:anchorId="524D425B" wp14:editId="30ED26C7">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14:paraId="1621836C" w14:textId="02D903CB" w:rsidR="00D25424" w:rsidRDefault="00D25424" w:rsidP="00DE3642">
      <w:r>
        <w:t>`</w:t>
      </w:r>
    </w:p>
    <w:p w14:paraId="1EBB749E" w14:textId="77777777" w:rsidR="003C6445" w:rsidRDefault="006C3E49" w:rsidP="00B12C83">
      <w:pPr>
        <w:pStyle w:val="Heading1"/>
        <w:rPr>
          <w:u w:val="single"/>
        </w:rPr>
      </w:pPr>
      <w:bookmarkStart w:id="3" w:name="_Toc267480333"/>
      <w:r>
        <w:rPr>
          <w:u w:val="single"/>
        </w:rPr>
        <w:t>Testin</w:t>
      </w:r>
      <w:r w:rsidR="00B12C83">
        <w:rPr>
          <w:u w:val="single"/>
        </w:rPr>
        <w:t>g</w:t>
      </w:r>
      <w:bookmarkEnd w:id="3"/>
    </w:p>
    <w:p w14:paraId="18759596" w14:textId="77777777" w:rsidR="004703FD" w:rsidRPr="004703FD" w:rsidRDefault="004703FD" w:rsidP="004703FD"/>
    <w:p w14:paraId="71F85A34" w14:textId="77777777" w:rsidR="00862043" w:rsidRDefault="00060828" w:rsidP="004D62FC">
      <w:r>
        <w:lastRenderedPageBreak/>
        <w:t>The PMT Amplifier can be tested with a signal generator when RIN is replaced with a high value resistor. A PMT can also be used to test the Amplifier when a 0</w:t>
      </w:r>
      <w:r>
        <w:rPr>
          <w:rFonts w:cstheme="minorHAnsi"/>
        </w:rPr>
        <w:t>Ω</w:t>
      </w:r>
      <w:r w:rsidR="00B374BE">
        <w:rPr>
          <w:rFonts w:cstheme="minorHAnsi"/>
        </w:rPr>
        <w:t xml:space="preserve"> resistor</w:t>
      </w:r>
      <w:r>
        <w:t xml:space="preserve"> is used for RIN</w:t>
      </w:r>
      <w:r w:rsidR="0046500F">
        <w:t>.</w:t>
      </w:r>
      <w:r w:rsidR="00F60E7E">
        <w:t xml:space="preserve"> The fast output should display </w:t>
      </w:r>
      <w:r w:rsidR="00BC0C50">
        <w:t>a</w:t>
      </w:r>
      <w:r w:rsidR="00F60E7E">
        <w:t xml:space="preserve"> light pulse from the PMT and the slow output should give a low pass response when the PMT is exposed to too much light.</w:t>
      </w:r>
    </w:p>
    <w:p w14:paraId="4AA92EBF" w14:textId="6C28746A" w:rsidR="00B91D8B" w:rsidRDefault="00B91D8B" w:rsidP="004D62FC">
      <w:r>
        <w:t>NOTE: Tests shown were done with an earlier, single channel version of the amplifier. The circuit of the new amplifier is identical and should show equivalent performance.</w:t>
      </w:r>
    </w:p>
    <w:p w14:paraId="1BA95F49" w14:textId="77777777" w:rsidR="002173D4" w:rsidRDefault="002173D4" w:rsidP="004D62FC"/>
    <w:p w14:paraId="5FA97E5D" w14:textId="77777777" w:rsidR="00E66BF9" w:rsidRDefault="00617544" w:rsidP="00E66BF9">
      <w:pPr>
        <w:pStyle w:val="Heading2"/>
      </w:pPr>
      <w:r>
        <w:t>Board Configurations</w:t>
      </w:r>
    </w:p>
    <w:p w14:paraId="0461B132" w14:textId="77777777" w:rsidR="009A1A28" w:rsidRDefault="009A1A28" w:rsidP="009A1A28">
      <w:pPr>
        <w:pStyle w:val="Heading3"/>
      </w:pPr>
      <w:r>
        <w:t xml:space="preserve"> OPA657-OPA692-OP400, SN: 006</w:t>
      </w:r>
      <w:r w:rsidR="004D62FC">
        <w:t xml:space="preserve"> w/ 50 ohm </w:t>
      </w:r>
    </w:p>
    <w:tbl>
      <w:tblPr>
        <w:tblStyle w:val="TableGrid"/>
        <w:tblW w:w="0" w:type="auto"/>
        <w:tblLook w:val="04A0" w:firstRow="1" w:lastRow="0" w:firstColumn="1" w:lastColumn="0" w:noHBand="0" w:noVBand="1"/>
      </w:tblPr>
      <w:tblGrid>
        <w:gridCol w:w="4700"/>
        <w:gridCol w:w="4650"/>
      </w:tblGrid>
      <w:tr w:rsidR="002B5140" w14:paraId="4AB66490" w14:textId="77777777" w:rsidTr="002B5140">
        <w:tc>
          <w:tcPr>
            <w:tcW w:w="4788" w:type="dxa"/>
          </w:tcPr>
          <w:p w14:paraId="32D784DC" w14:textId="77777777" w:rsidR="009A1A28" w:rsidRPr="00617544" w:rsidRDefault="009A1A28" w:rsidP="002B5140">
            <w:pPr>
              <w:rPr>
                <w:b/>
              </w:rPr>
            </w:pPr>
            <w:r w:rsidRPr="00617544">
              <w:rPr>
                <w:b/>
              </w:rPr>
              <w:t>Stage 1: OPA65</w:t>
            </w:r>
            <w:r>
              <w:rPr>
                <w:b/>
              </w:rPr>
              <w:t>7</w:t>
            </w:r>
          </w:p>
        </w:tc>
        <w:tc>
          <w:tcPr>
            <w:tcW w:w="4788" w:type="dxa"/>
          </w:tcPr>
          <w:p w14:paraId="1110C085" w14:textId="77777777" w:rsidR="009A1A28" w:rsidRDefault="009A1A28" w:rsidP="002B5140"/>
        </w:tc>
      </w:tr>
      <w:tr w:rsidR="002B5140" w14:paraId="607C5411" w14:textId="77777777" w:rsidTr="002B5140">
        <w:tc>
          <w:tcPr>
            <w:tcW w:w="4788" w:type="dxa"/>
          </w:tcPr>
          <w:p w14:paraId="523CD5A2" w14:textId="253AEA12" w:rsidR="009A1A28" w:rsidRDefault="009A1A28" w:rsidP="00B91D8B">
            <w:pPr>
              <w:ind w:left="720"/>
            </w:pPr>
            <w:r>
              <w:t>Transimpedance Gain</w:t>
            </w:r>
            <w:r w:rsidR="004277D3">
              <w:t xml:space="preserve"> Resistor (R</w:t>
            </w:r>
            <w:r w:rsidR="00B91D8B">
              <w:t>F</w:t>
            </w:r>
            <w:r w:rsidR="004277D3">
              <w:t>)</w:t>
            </w:r>
          </w:p>
        </w:tc>
        <w:tc>
          <w:tcPr>
            <w:tcW w:w="4788" w:type="dxa"/>
          </w:tcPr>
          <w:p w14:paraId="02DC8238" w14:textId="77777777" w:rsidR="009A1A28" w:rsidRDefault="009A1A28" w:rsidP="009A1A28">
            <w:r>
              <w:t>10 k</w:t>
            </w:r>
            <w:r>
              <w:rPr>
                <w:rFonts w:cstheme="minorHAnsi"/>
              </w:rPr>
              <w:t>Ω</w:t>
            </w:r>
          </w:p>
        </w:tc>
      </w:tr>
      <w:tr w:rsidR="002B5140" w14:paraId="0700C316" w14:textId="77777777" w:rsidTr="002B5140">
        <w:tc>
          <w:tcPr>
            <w:tcW w:w="4788" w:type="dxa"/>
          </w:tcPr>
          <w:p w14:paraId="1CB1F316" w14:textId="77777777" w:rsidR="009A1A28" w:rsidRDefault="009A1A28" w:rsidP="002B5140">
            <w:pPr>
              <w:ind w:left="720"/>
            </w:pPr>
            <w:r>
              <w:t>Feedback Capacitor</w:t>
            </w:r>
          </w:p>
        </w:tc>
        <w:tc>
          <w:tcPr>
            <w:tcW w:w="4788" w:type="dxa"/>
          </w:tcPr>
          <w:p w14:paraId="71C7547A" w14:textId="77777777" w:rsidR="009A1A28" w:rsidRDefault="009A1A28" w:rsidP="002B5140">
            <w:r>
              <w:t>0.4 pF</w:t>
            </w:r>
          </w:p>
        </w:tc>
      </w:tr>
      <w:tr w:rsidR="002B5140" w14:paraId="4222DA8F" w14:textId="77777777" w:rsidTr="002B5140">
        <w:tc>
          <w:tcPr>
            <w:tcW w:w="4788" w:type="dxa"/>
          </w:tcPr>
          <w:p w14:paraId="4348D2B9" w14:textId="77777777" w:rsidR="009A1A28" w:rsidRPr="00617544" w:rsidRDefault="009A1A28" w:rsidP="002B5140">
            <w:pPr>
              <w:rPr>
                <w:b/>
              </w:rPr>
            </w:pPr>
            <w:r w:rsidRPr="00617544">
              <w:rPr>
                <w:b/>
              </w:rPr>
              <w:t xml:space="preserve">Stage 2: </w:t>
            </w:r>
            <w:r>
              <w:rPr>
                <w:b/>
              </w:rPr>
              <w:t>OPA692</w:t>
            </w:r>
          </w:p>
        </w:tc>
        <w:tc>
          <w:tcPr>
            <w:tcW w:w="4788" w:type="dxa"/>
          </w:tcPr>
          <w:p w14:paraId="5BC8D1BB" w14:textId="77777777" w:rsidR="009A1A28" w:rsidRDefault="009A1A28" w:rsidP="002B5140"/>
        </w:tc>
      </w:tr>
      <w:tr w:rsidR="002B5140" w14:paraId="3EE190C7" w14:textId="77777777" w:rsidTr="002B5140">
        <w:tc>
          <w:tcPr>
            <w:tcW w:w="4788" w:type="dxa"/>
          </w:tcPr>
          <w:p w14:paraId="4E2781CE" w14:textId="77777777" w:rsidR="009A1A28" w:rsidRDefault="009A1A28" w:rsidP="002B5140">
            <w:pPr>
              <w:ind w:left="720"/>
            </w:pPr>
            <w:r>
              <w:t>Gain</w:t>
            </w:r>
          </w:p>
        </w:tc>
        <w:tc>
          <w:tcPr>
            <w:tcW w:w="4788" w:type="dxa"/>
          </w:tcPr>
          <w:p w14:paraId="5CAB9E37" w14:textId="77777777" w:rsidR="009A1A28" w:rsidRDefault="009A1A28" w:rsidP="002B5140">
            <w:r>
              <w:t>2</w:t>
            </w:r>
          </w:p>
        </w:tc>
      </w:tr>
      <w:tr w:rsidR="002B5140" w14:paraId="09620428" w14:textId="77777777" w:rsidTr="002B5140">
        <w:tc>
          <w:tcPr>
            <w:tcW w:w="4788" w:type="dxa"/>
          </w:tcPr>
          <w:p w14:paraId="6E7BF23D" w14:textId="77777777" w:rsidR="009A1A28" w:rsidRDefault="009A1A28" w:rsidP="002B5140">
            <w:pPr>
              <w:ind w:left="720"/>
            </w:pPr>
            <w:r>
              <w:t>Pulse Duration</w:t>
            </w:r>
          </w:p>
        </w:tc>
        <w:tc>
          <w:tcPr>
            <w:tcW w:w="4788" w:type="dxa"/>
          </w:tcPr>
          <w:p w14:paraId="24090719" w14:textId="77777777" w:rsidR="009A1A28" w:rsidRDefault="009A1A28" w:rsidP="002B5140">
            <w:r>
              <w:t>40 ns</w:t>
            </w:r>
          </w:p>
        </w:tc>
      </w:tr>
      <w:tr w:rsidR="002B5140" w14:paraId="6647793C" w14:textId="77777777" w:rsidTr="002B5140">
        <w:tc>
          <w:tcPr>
            <w:tcW w:w="4788" w:type="dxa"/>
          </w:tcPr>
          <w:p w14:paraId="10461D3E" w14:textId="77777777" w:rsidR="009A1A28" w:rsidRDefault="009A1A28" w:rsidP="002B5140">
            <w:pPr>
              <w:ind w:left="720"/>
            </w:pPr>
            <w:r>
              <w:t>Output Voltage Offset Adjust</w:t>
            </w:r>
          </w:p>
        </w:tc>
        <w:tc>
          <w:tcPr>
            <w:tcW w:w="4788" w:type="dxa"/>
          </w:tcPr>
          <w:p w14:paraId="6CDC9B87" w14:textId="77777777" w:rsidR="009A1A28" w:rsidRDefault="009A1A28" w:rsidP="002B5140">
            <w:r>
              <w:t>Disabled. Pin grounded to allow for int. gain of 2</w:t>
            </w:r>
          </w:p>
        </w:tc>
      </w:tr>
      <w:tr w:rsidR="002B5140" w14:paraId="32D608CE" w14:textId="77777777" w:rsidTr="002B5140">
        <w:tc>
          <w:tcPr>
            <w:tcW w:w="4788" w:type="dxa"/>
          </w:tcPr>
          <w:p w14:paraId="5F02E1EA" w14:textId="77777777" w:rsidR="009A1A28" w:rsidRPr="00617544" w:rsidRDefault="009A1A28" w:rsidP="002B5140">
            <w:pPr>
              <w:rPr>
                <w:b/>
              </w:rPr>
            </w:pPr>
            <w:r w:rsidRPr="00617544">
              <w:rPr>
                <w:b/>
              </w:rPr>
              <w:t>Stage 3: OP400</w:t>
            </w:r>
          </w:p>
        </w:tc>
        <w:tc>
          <w:tcPr>
            <w:tcW w:w="4788" w:type="dxa"/>
          </w:tcPr>
          <w:p w14:paraId="0CA1B629" w14:textId="77777777" w:rsidR="009A1A28" w:rsidRDefault="009A1A28" w:rsidP="002B5140"/>
        </w:tc>
      </w:tr>
      <w:tr w:rsidR="002B5140" w14:paraId="2C775556" w14:textId="77777777" w:rsidTr="002B5140">
        <w:tc>
          <w:tcPr>
            <w:tcW w:w="4788" w:type="dxa"/>
          </w:tcPr>
          <w:p w14:paraId="581C8C5E" w14:textId="77777777" w:rsidR="009A1A28" w:rsidRDefault="009A1A28" w:rsidP="002B5140">
            <w:pPr>
              <w:ind w:left="720"/>
            </w:pPr>
            <w:r>
              <w:t>Gain</w:t>
            </w:r>
          </w:p>
        </w:tc>
        <w:tc>
          <w:tcPr>
            <w:tcW w:w="4788" w:type="dxa"/>
          </w:tcPr>
          <w:p w14:paraId="5A41E191" w14:textId="77777777" w:rsidR="009A1A28" w:rsidRDefault="009A1A28" w:rsidP="002B5140">
            <w:r>
              <w:t>1</w:t>
            </w:r>
          </w:p>
        </w:tc>
      </w:tr>
      <w:tr w:rsidR="002B5140" w14:paraId="7430ED84" w14:textId="77777777" w:rsidTr="002B5140">
        <w:tc>
          <w:tcPr>
            <w:tcW w:w="4788" w:type="dxa"/>
          </w:tcPr>
          <w:p w14:paraId="7911A007" w14:textId="77777777" w:rsidR="009A1A28" w:rsidRDefault="009A1A28" w:rsidP="002B5140">
            <w:pPr>
              <w:ind w:left="720"/>
            </w:pPr>
            <w:r>
              <w:t>Filter Cutoff – Freq Response</w:t>
            </w:r>
          </w:p>
        </w:tc>
        <w:tc>
          <w:tcPr>
            <w:tcW w:w="4788" w:type="dxa"/>
          </w:tcPr>
          <w:p w14:paraId="343519F0" w14:textId="77777777" w:rsidR="009A1A28" w:rsidRDefault="009A1A28" w:rsidP="002B5140">
            <w:r>
              <w:t>1.6 kHz</w:t>
            </w:r>
          </w:p>
        </w:tc>
      </w:tr>
      <w:tr w:rsidR="002B5140" w14:paraId="047145C2" w14:textId="77777777" w:rsidTr="002B5140">
        <w:tc>
          <w:tcPr>
            <w:tcW w:w="4788" w:type="dxa"/>
          </w:tcPr>
          <w:p w14:paraId="1414DF49" w14:textId="77777777" w:rsidR="009A1A28" w:rsidRDefault="009A1A28" w:rsidP="002B5140">
            <w:pPr>
              <w:ind w:left="720"/>
            </w:pPr>
            <w:r>
              <w:t>Output Voltage Offset Adjust</w:t>
            </w:r>
          </w:p>
        </w:tc>
        <w:tc>
          <w:tcPr>
            <w:tcW w:w="4788" w:type="dxa"/>
          </w:tcPr>
          <w:p w14:paraId="7FC6B095" w14:textId="77777777" w:rsidR="009A1A28" w:rsidRDefault="009A1A28" w:rsidP="002B5140">
            <w:r>
              <w:t>Enabled</w:t>
            </w:r>
          </w:p>
        </w:tc>
      </w:tr>
    </w:tbl>
    <w:p w14:paraId="088DE03F" w14:textId="77777777" w:rsidR="009A1A28" w:rsidRDefault="009A1A28" w:rsidP="009A1A28"/>
    <w:p w14:paraId="45E09047" w14:textId="77777777" w:rsidR="009A1A28" w:rsidRDefault="009A1A28" w:rsidP="009A1A28">
      <w:r>
        <w:rPr>
          <w:noProof/>
        </w:rPr>
        <w:drawing>
          <wp:inline distT="0" distB="0" distL="0" distR="0" wp14:anchorId="027B2058" wp14:editId="48948C36">
            <wp:extent cx="5937250" cy="356235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937250" cy="3562350"/>
                    </a:xfrm>
                    <a:prstGeom prst="rect">
                      <a:avLst/>
                    </a:prstGeom>
                    <a:noFill/>
                    <a:ln w="9525">
                      <a:noFill/>
                      <a:miter lim="800000"/>
                      <a:headEnd/>
                      <a:tailEnd/>
                    </a:ln>
                  </pic:spPr>
                </pic:pic>
              </a:graphicData>
            </a:graphic>
          </wp:inline>
        </w:drawing>
      </w:r>
    </w:p>
    <w:bookmarkStart w:id="4" w:name="_MON_1483333145"/>
    <w:bookmarkEnd w:id="4"/>
    <w:p w14:paraId="530BC0E5" w14:textId="1BB39EDC" w:rsidR="002B5140" w:rsidRDefault="00B91D8B" w:rsidP="009A1A28">
      <w:r>
        <w:object w:dxaOrig="9905" w:dyaOrig="5829" w14:anchorId="05D3C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95.5pt;height:291pt" o:ole="">
            <v:imagedata r:id="rId14" o:title=""/>
          </v:shape>
          <o:OLEObject Type="Embed" ProgID="Excel.Sheet.12" ShapeID="_x0000_i1032" DrawAspect="Content" ObjectID="_1504331281" r:id="rId15"/>
        </w:object>
      </w:r>
    </w:p>
    <w:p w14:paraId="04F3E783" w14:textId="77777777" w:rsidR="002B5140" w:rsidRDefault="002B5140" w:rsidP="009A1A28"/>
    <w:p w14:paraId="1C0549A9" w14:textId="77777777" w:rsidR="009A1A28" w:rsidRDefault="009A1A28" w:rsidP="009A1A28">
      <w:pPr>
        <w:pStyle w:val="Heading3"/>
      </w:pPr>
      <w:r>
        <w:t>OPA657-OPA692-OP400, SN: 026</w:t>
      </w:r>
      <w:r w:rsidR="004D62FC">
        <w:t xml:space="preserve"> w/ 50 ohm</w:t>
      </w:r>
    </w:p>
    <w:tbl>
      <w:tblPr>
        <w:tblStyle w:val="TableGrid"/>
        <w:tblW w:w="0" w:type="auto"/>
        <w:tblLook w:val="04A0" w:firstRow="1" w:lastRow="0" w:firstColumn="1" w:lastColumn="0" w:noHBand="0" w:noVBand="1"/>
      </w:tblPr>
      <w:tblGrid>
        <w:gridCol w:w="4700"/>
        <w:gridCol w:w="4650"/>
      </w:tblGrid>
      <w:tr w:rsidR="009A1A28" w14:paraId="3C7FDDE3" w14:textId="77777777" w:rsidTr="002B5140">
        <w:tc>
          <w:tcPr>
            <w:tcW w:w="4788" w:type="dxa"/>
          </w:tcPr>
          <w:p w14:paraId="11E78D4C" w14:textId="77777777" w:rsidR="009A1A28" w:rsidRPr="00617544" w:rsidRDefault="009A1A28" w:rsidP="002B5140">
            <w:pPr>
              <w:rPr>
                <w:b/>
              </w:rPr>
            </w:pPr>
            <w:r w:rsidRPr="00617544">
              <w:rPr>
                <w:b/>
              </w:rPr>
              <w:t>Stage 1: OPA65</w:t>
            </w:r>
            <w:r>
              <w:rPr>
                <w:b/>
              </w:rPr>
              <w:t>7</w:t>
            </w:r>
          </w:p>
        </w:tc>
        <w:tc>
          <w:tcPr>
            <w:tcW w:w="4788" w:type="dxa"/>
          </w:tcPr>
          <w:p w14:paraId="7B245939" w14:textId="77777777" w:rsidR="009A1A28" w:rsidRDefault="009A1A28" w:rsidP="002B5140"/>
        </w:tc>
      </w:tr>
      <w:tr w:rsidR="009A1A28" w14:paraId="0B992DAE" w14:textId="77777777" w:rsidTr="002B5140">
        <w:tc>
          <w:tcPr>
            <w:tcW w:w="4788" w:type="dxa"/>
          </w:tcPr>
          <w:p w14:paraId="107022D0" w14:textId="202586C4" w:rsidR="009A1A28" w:rsidRDefault="009A1A28" w:rsidP="006F1D15">
            <w:pPr>
              <w:ind w:left="720"/>
            </w:pPr>
            <w:r>
              <w:t>Transimpedance Gain</w:t>
            </w:r>
            <w:r w:rsidR="004277D3">
              <w:t xml:space="preserve"> Resistor (R</w:t>
            </w:r>
            <w:r w:rsidR="006F1D15">
              <w:t>F</w:t>
            </w:r>
            <w:r w:rsidR="004277D3">
              <w:t>)</w:t>
            </w:r>
          </w:p>
        </w:tc>
        <w:tc>
          <w:tcPr>
            <w:tcW w:w="4788" w:type="dxa"/>
          </w:tcPr>
          <w:p w14:paraId="38F434C5" w14:textId="77777777" w:rsidR="009A1A28" w:rsidRDefault="009A1A28" w:rsidP="002B5140">
            <w:r>
              <w:t>4.99k</w:t>
            </w:r>
            <w:r>
              <w:rPr>
                <w:rFonts w:cstheme="minorHAnsi"/>
              </w:rPr>
              <w:t>Ω</w:t>
            </w:r>
          </w:p>
        </w:tc>
      </w:tr>
      <w:tr w:rsidR="009A1A28" w14:paraId="7F19F1D3" w14:textId="77777777" w:rsidTr="002B5140">
        <w:tc>
          <w:tcPr>
            <w:tcW w:w="4788" w:type="dxa"/>
          </w:tcPr>
          <w:p w14:paraId="0E7A23F6" w14:textId="53913D9E" w:rsidR="009A1A28" w:rsidRDefault="009A1A28" w:rsidP="006F1D15">
            <w:pPr>
              <w:ind w:left="720"/>
            </w:pPr>
            <w:r>
              <w:t>Feedback Capacitor</w:t>
            </w:r>
            <w:r w:rsidR="00B91D8B">
              <w:t xml:space="preserve"> </w:t>
            </w:r>
            <w:bookmarkStart w:id="5" w:name="_GoBack"/>
            <w:bookmarkEnd w:id="5"/>
          </w:p>
        </w:tc>
        <w:tc>
          <w:tcPr>
            <w:tcW w:w="4788" w:type="dxa"/>
          </w:tcPr>
          <w:p w14:paraId="7EC24D3C" w14:textId="77777777" w:rsidR="009A1A28" w:rsidRDefault="009A1A28" w:rsidP="002B5140">
            <w:r>
              <w:t>0.4 pF</w:t>
            </w:r>
          </w:p>
        </w:tc>
      </w:tr>
      <w:tr w:rsidR="009A1A28" w14:paraId="28A52443" w14:textId="77777777" w:rsidTr="002B5140">
        <w:tc>
          <w:tcPr>
            <w:tcW w:w="4788" w:type="dxa"/>
          </w:tcPr>
          <w:p w14:paraId="215F35BF" w14:textId="77777777" w:rsidR="009A1A28" w:rsidRPr="00617544" w:rsidRDefault="009A1A28" w:rsidP="002B5140">
            <w:pPr>
              <w:rPr>
                <w:b/>
              </w:rPr>
            </w:pPr>
            <w:r w:rsidRPr="00617544">
              <w:rPr>
                <w:b/>
              </w:rPr>
              <w:t xml:space="preserve">Stage 2: </w:t>
            </w:r>
            <w:r>
              <w:rPr>
                <w:b/>
              </w:rPr>
              <w:t>OPA692</w:t>
            </w:r>
          </w:p>
        </w:tc>
        <w:tc>
          <w:tcPr>
            <w:tcW w:w="4788" w:type="dxa"/>
          </w:tcPr>
          <w:p w14:paraId="5C9DB13C" w14:textId="77777777" w:rsidR="009A1A28" w:rsidRDefault="009A1A28" w:rsidP="002B5140"/>
        </w:tc>
      </w:tr>
      <w:tr w:rsidR="009A1A28" w14:paraId="6BE1B9C4" w14:textId="77777777" w:rsidTr="002B5140">
        <w:tc>
          <w:tcPr>
            <w:tcW w:w="4788" w:type="dxa"/>
          </w:tcPr>
          <w:p w14:paraId="626CF388" w14:textId="77777777" w:rsidR="009A1A28" w:rsidRDefault="009A1A28" w:rsidP="002B5140">
            <w:pPr>
              <w:ind w:left="720"/>
            </w:pPr>
            <w:r>
              <w:t>Gain</w:t>
            </w:r>
          </w:p>
        </w:tc>
        <w:tc>
          <w:tcPr>
            <w:tcW w:w="4788" w:type="dxa"/>
          </w:tcPr>
          <w:p w14:paraId="08C79668" w14:textId="77777777" w:rsidR="009A1A28" w:rsidRDefault="009A1A28" w:rsidP="002B5140">
            <w:r>
              <w:t>2</w:t>
            </w:r>
          </w:p>
        </w:tc>
      </w:tr>
      <w:tr w:rsidR="009A1A28" w14:paraId="57050B22" w14:textId="77777777" w:rsidTr="002B5140">
        <w:tc>
          <w:tcPr>
            <w:tcW w:w="4788" w:type="dxa"/>
          </w:tcPr>
          <w:p w14:paraId="4DA097ED" w14:textId="77777777" w:rsidR="009A1A28" w:rsidRDefault="009A1A28" w:rsidP="002B5140">
            <w:pPr>
              <w:ind w:left="720"/>
            </w:pPr>
            <w:r>
              <w:t>Pulse Duration</w:t>
            </w:r>
          </w:p>
        </w:tc>
        <w:tc>
          <w:tcPr>
            <w:tcW w:w="4788" w:type="dxa"/>
          </w:tcPr>
          <w:p w14:paraId="24F14587" w14:textId="77777777" w:rsidR="009A1A28" w:rsidRDefault="009A1A28" w:rsidP="002B5140">
            <w:r>
              <w:t>40 ns</w:t>
            </w:r>
          </w:p>
        </w:tc>
      </w:tr>
      <w:tr w:rsidR="009A1A28" w14:paraId="46B9B0A0" w14:textId="77777777" w:rsidTr="002B5140">
        <w:tc>
          <w:tcPr>
            <w:tcW w:w="4788" w:type="dxa"/>
          </w:tcPr>
          <w:p w14:paraId="7788EEF1" w14:textId="77777777" w:rsidR="009A1A28" w:rsidRDefault="009A1A28" w:rsidP="002B5140">
            <w:pPr>
              <w:ind w:left="720"/>
            </w:pPr>
            <w:r>
              <w:t>Output Voltage Offset Adjust</w:t>
            </w:r>
          </w:p>
        </w:tc>
        <w:tc>
          <w:tcPr>
            <w:tcW w:w="4788" w:type="dxa"/>
          </w:tcPr>
          <w:p w14:paraId="5B437A5A" w14:textId="77777777" w:rsidR="009A1A28" w:rsidRDefault="009A1A28" w:rsidP="002B5140">
            <w:r>
              <w:t>Disabled. Pin grounded to allow for int. gain of 2</w:t>
            </w:r>
          </w:p>
        </w:tc>
      </w:tr>
      <w:tr w:rsidR="009A1A28" w14:paraId="7C95642C" w14:textId="77777777" w:rsidTr="002B5140">
        <w:tc>
          <w:tcPr>
            <w:tcW w:w="4788" w:type="dxa"/>
          </w:tcPr>
          <w:p w14:paraId="5CB9D379" w14:textId="77777777" w:rsidR="009A1A28" w:rsidRPr="00617544" w:rsidRDefault="009A1A28" w:rsidP="002B5140">
            <w:pPr>
              <w:rPr>
                <w:b/>
              </w:rPr>
            </w:pPr>
            <w:r w:rsidRPr="00617544">
              <w:rPr>
                <w:b/>
              </w:rPr>
              <w:t>Stage 3: OP400</w:t>
            </w:r>
          </w:p>
        </w:tc>
        <w:tc>
          <w:tcPr>
            <w:tcW w:w="4788" w:type="dxa"/>
          </w:tcPr>
          <w:p w14:paraId="5FF2B1A1" w14:textId="77777777" w:rsidR="009A1A28" w:rsidRDefault="009A1A28" w:rsidP="002B5140"/>
        </w:tc>
      </w:tr>
      <w:tr w:rsidR="009A1A28" w14:paraId="14D4BE2E" w14:textId="77777777" w:rsidTr="002B5140">
        <w:tc>
          <w:tcPr>
            <w:tcW w:w="4788" w:type="dxa"/>
          </w:tcPr>
          <w:p w14:paraId="0A30E167" w14:textId="77777777" w:rsidR="009A1A28" w:rsidRDefault="009A1A28" w:rsidP="002B5140">
            <w:pPr>
              <w:ind w:left="720"/>
            </w:pPr>
            <w:r>
              <w:t>Gain</w:t>
            </w:r>
          </w:p>
        </w:tc>
        <w:tc>
          <w:tcPr>
            <w:tcW w:w="4788" w:type="dxa"/>
          </w:tcPr>
          <w:p w14:paraId="1043D1CF" w14:textId="77777777" w:rsidR="009A1A28" w:rsidRDefault="009A1A28" w:rsidP="002B5140">
            <w:r>
              <w:t>1</w:t>
            </w:r>
          </w:p>
        </w:tc>
      </w:tr>
      <w:tr w:rsidR="009A1A28" w14:paraId="3FD51249" w14:textId="77777777" w:rsidTr="002B5140">
        <w:tc>
          <w:tcPr>
            <w:tcW w:w="4788" w:type="dxa"/>
          </w:tcPr>
          <w:p w14:paraId="4090A53B" w14:textId="77777777" w:rsidR="009A1A28" w:rsidRDefault="009A1A28" w:rsidP="002B5140">
            <w:pPr>
              <w:ind w:left="720"/>
            </w:pPr>
            <w:r>
              <w:t>Filter Cutoff – Freq Response</w:t>
            </w:r>
          </w:p>
        </w:tc>
        <w:tc>
          <w:tcPr>
            <w:tcW w:w="4788" w:type="dxa"/>
          </w:tcPr>
          <w:p w14:paraId="081F9CF5" w14:textId="77777777" w:rsidR="009A1A28" w:rsidRDefault="009A1A28" w:rsidP="002B5140">
            <w:r>
              <w:t>1.6 kHz</w:t>
            </w:r>
          </w:p>
        </w:tc>
      </w:tr>
      <w:tr w:rsidR="009A1A28" w14:paraId="219638BA" w14:textId="77777777" w:rsidTr="002B5140">
        <w:tc>
          <w:tcPr>
            <w:tcW w:w="4788" w:type="dxa"/>
          </w:tcPr>
          <w:p w14:paraId="6C2B4598" w14:textId="77777777" w:rsidR="009A1A28" w:rsidRDefault="009A1A28" w:rsidP="002B5140">
            <w:pPr>
              <w:ind w:left="720"/>
            </w:pPr>
            <w:r>
              <w:t>Output Voltage Offset Adjust</w:t>
            </w:r>
          </w:p>
        </w:tc>
        <w:tc>
          <w:tcPr>
            <w:tcW w:w="4788" w:type="dxa"/>
          </w:tcPr>
          <w:p w14:paraId="5319D892" w14:textId="77777777" w:rsidR="009A1A28" w:rsidRDefault="009A1A28" w:rsidP="002B5140">
            <w:r>
              <w:t>Enabled</w:t>
            </w:r>
          </w:p>
        </w:tc>
      </w:tr>
    </w:tbl>
    <w:p w14:paraId="1B0AE953" w14:textId="77777777" w:rsidR="009A1A28" w:rsidRDefault="009A1A28" w:rsidP="009A1A28"/>
    <w:p w14:paraId="0CA5E002" w14:textId="77777777" w:rsidR="009A1A28" w:rsidRDefault="002B5140" w:rsidP="009A1A28">
      <w:r>
        <w:rPr>
          <w:noProof/>
        </w:rPr>
        <w:lastRenderedPageBreak/>
        <w:drawing>
          <wp:inline distT="0" distB="0" distL="0" distR="0" wp14:anchorId="29B76798" wp14:editId="7C0DFCD8">
            <wp:extent cx="5937250" cy="356235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37250" cy="3562350"/>
                    </a:xfrm>
                    <a:prstGeom prst="rect">
                      <a:avLst/>
                    </a:prstGeom>
                    <a:noFill/>
                    <a:ln w="9525">
                      <a:noFill/>
                      <a:miter lim="800000"/>
                      <a:headEnd/>
                      <a:tailEnd/>
                    </a:ln>
                  </pic:spPr>
                </pic:pic>
              </a:graphicData>
            </a:graphic>
          </wp:inline>
        </w:drawing>
      </w:r>
    </w:p>
    <w:p w14:paraId="528F71CF" w14:textId="77777777" w:rsidR="002B5140" w:rsidRDefault="002B5140" w:rsidP="009A1A28"/>
    <w:bookmarkStart w:id="6" w:name="_MON_1483333194"/>
    <w:bookmarkEnd w:id="6"/>
    <w:p w14:paraId="640DFE2B" w14:textId="5EA6788E" w:rsidR="002B5140" w:rsidRDefault="00B91D8B" w:rsidP="009A1A28">
      <w:r>
        <w:object w:dxaOrig="10557" w:dyaOrig="5248" w14:anchorId="3FA9E760">
          <v:shape id="_x0000_i1037" type="#_x0000_t75" style="width:455.5pt;height:226pt" o:ole="">
            <v:imagedata r:id="rId17" o:title=""/>
          </v:shape>
          <o:OLEObject Type="Embed" ProgID="Excel.Sheet.12" ShapeID="_x0000_i1037" DrawAspect="Content" ObjectID="_1504331282" r:id="rId18"/>
        </w:object>
      </w:r>
    </w:p>
    <w:p w14:paraId="07DCAE03" w14:textId="77777777" w:rsidR="002B5140" w:rsidRDefault="002B5140" w:rsidP="009A1A28"/>
    <w:p w14:paraId="210E11A0" w14:textId="77777777" w:rsidR="002B5140" w:rsidRPr="00F852FA" w:rsidDel="00B67E10" w:rsidRDefault="002B5140" w:rsidP="009A1A28">
      <w:pPr>
        <w:rPr>
          <w:del w:id="7" w:author="sawtelles" w:date="2015-01-21T08:04:00Z"/>
          <w:sz w:val="36"/>
          <w:szCs w:val="36"/>
        </w:rPr>
      </w:pPr>
    </w:p>
    <w:p w14:paraId="33C6DA9A" w14:textId="77777777" w:rsidR="009A1A28" w:rsidRPr="00F852FA" w:rsidDel="00B67E10" w:rsidRDefault="009A1A28" w:rsidP="009A1A28">
      <w:pPr>
        <w:rPr>
          <w:del w:id="8" w:author="sawtelles" w:date="2015-01-21T08:04:00Z"/>
          <w:sz w:val="36"/>
          <w:szCs w:val="36"/>
        </w:rPr>
      </w:pPr>
      <w:del w:id="9" w:author="sawtelles" w:date="2015-01-21T08:04:00Z">
        <w:r w:rsidRPr="00F852FA" w:rsidDel="00B67E10">
          <w:rPr>
            <w:sz w:val="36"/>
            <w:szCs w:val="36"/>
          </w:rPr>
          <w:delText>OLDER TESTS without 50 Ohm series output resistor</w:delText>
        </w:r>
      </w:del>
    </w:p>
    <w:p w14:paraId="6EBD179D" w14:textId="77777777" w:rsidR="00147476" w:rsidDel="00B67E10" w:rsidRDefault="00147476" w:rsidP="00617544">
      <w:pPr>
        <w:pStyle w:val="Heading3"/>
        <w:rPr>
          <w:del w:id="10" w:author="sawtelles" w:date="2015-01-21T08:04:00Z"/>
        </w:rPr>
      </w:pPr>
      <w:del w:id="11" w:author="sawtelles" w:date="2015-01-21T08:04:00Z">
        <w:r w:rsidDel="00B67E10">
          <w:delText>R1: OPA657-OPA692-OP400</w:delText>
        </w:r>
      </w:del>
    </w:p>
    <w:tbl>
      <w:tblPr>
        <w:tblStyle w:val="TableGrid"/>
        <w:tblW w:w="0" w:type="auto"/>
        <w:tblLook w:val="04A0" w:firstRow="1" w:lastRow="0" w:firstColumn="1" w:lastColumn="0" w:noHBand="0" w:noVBand="1"/>
      </w:tblPr>
      <w:tblGrid>
        <w:gridCol w:w="4788"/>
        <w:gridCol w:w="4788"/>
      </w:tblGrid>
      <w:tr w:rsidR="00147476" w:rsidDel="00B67E10" w14:paraId="77E39C4B" w14:textId="77777777" w:rsidTr="002B5140">
        <w:trPr>
          <w:del w:id="12" w:author="sawtelles" w:date="2015-01-21T08:04:00Z"/>
        </w:trPr>
        <w:tc>
          <w:tcPr>
            <w:tcW w:w="4788" w:type="dxa"/>
          </w:tcPr>
          <w:p w14:paraId="673FE1C9" w14:textId="77777777" w:rsidR="00147476" w:rsidRPr="00617544" w:rsidDel="00B67E10" w:rsidRDefault="00147476" w:rsidP="00147476">
            <w:pPr>
              <w:rPr>
                <w:del w:id="13" w:author="sawtelles" w:date="2015-01-21T08:04:00Z"/>
                <w:b/>
              </w:rPr>
            </w:pPr>
            <w:del w:id="14" w:author="sawtelles" w:date="2015-01-21T08:04:00Z">
              <w:r w:rsidRPr="00617544" w:rsidDel="00B67E10">
                <w:rPr>
                  <w:b/>
                </w:rPr>
                <w:delText>Stage 1: OPA65</w:delText>
              </w:r>
              <w:r w:rsidDel="00B67E10">
                <w:rPr>
                  <w:b/>
                </w:rPr>
                <w:delText>7</w:delText>
              </w:r>
            </w:del>
          </w:p>
        </w:tc>
        <w:tc>
          <w:tcPr>
            <w:tcW w:w="4788" w:type="dxa"/>
          </w:tcPr>
          <w:p w14:paraId="18C5D0B0" w14:textId="77777777" w:rsidR="00147476" w:rsidDel="00B67E10" w:rsidRDefault="00147476" w:rsidP="002B5140">
            <w:pPr>
              <w:rPr>
                <w:del w:id="15" w:author="sawtelles" w:date="2015-01-21T08:04:00Z"/>
              </w:rPr>
            </w:pPr>
          </w:p>
        </w:tc>
      </w:tr>
      <w:tr w:rsidR="00147476" w:rsidDel="00B67E10" w14:paraId="7459595A" w14:textId="77777777" w:rsidTr="002B5140">
        <w:trPr>
          <w:del w:id="16" w:author="sawtelles" w:date="2015-01-21T08:04:00Z"/>
        </w:trPr>
        <w:tc>
          <w:tcPr>
            <w:tcW w:w="4788" w:type="dxa"/>
          </w:tcPr>
          <w:p w14:paraId="71EFD777" w14:textId="77777777" w:rsidR="00147476" w:rsidDel="00B67E10" w:rsidRDefault="00147476" w:rsidP="002B5140">
            <w:pPr>
              <w:ind w:left="720"/>
              <w:rPr>
                <w:del w:id="17" w:author="sawtelles" w:date="2015-01-21T08:04:00Z"/>
              </w:rPr>
            </w:pPr>
            <w:del w:id="18" w:author="sawtelles" w:date="2015-01-21T08:04:00Z">
              <w:r w:rsidDel="00B67E10">
                <w:delText>Transimpedance Gain</w:delText>
              </w:r>
            </w:del>
          </w:p>
        </w:tc>
        <w:tc>
          <w:tcPr>
            <w:tcW w:w="4788" w:type="dxa"/>
          </w:tcPr>
          <w:p w14:paraId="1929D191" w14:textId="77777777" w:rsidR="00147476" w:rsidDel="00B67E10" w:rsidRDefault="00147476" w:rsidP="002B5140">
            <w:pPr>
              <w:rPr>
                <w:del w:id="19" w:author="sawtelles" w:date="2015-01-21T08:04:00Z"/>
              </w:rPr>
            </w:pPr>
            <w:del w:id="20" w:author="sawtelles" w:date="2015-01-21T08:04:00Z">
              <w:r w:rsidDel="00B67E10">
                <w:delText>20 k</w:delText>
              </w:r>
              <w:r w:rsidDel="00B67E10">
                <w:rPr>
                  <w:rFonts w:cstheme="minorHAnsi"/>
                </w:rPr>
                <w:delText>Ω</w:delText>
              </w:r>
            </w:del>
          </w:p>
        </w:tc>
      </w:tr>
      <w:tr w:rsidR="00147476" w:rsidDel="00B67E10" w14:paraId="1125B63D" w14:textId="77777777" w:rsidTr="002B5140">
        <w:trPr>
          <w:del w:id="21" w:author="sawtelles" w:date="2015-01-21T08:04:00Z"/>
        </w:trPr>
        <w:tc>
          <w:tcPr>
            <w:tcW w:w="4788" w:type="dxa"/>
          </w:tcPr>
          <w:p w14:paraId="22C5BBF2" w14:textId="77777777" w:rsidR="00147476" w:rsidDel="00B67E10" w:rsidRDefault="00147476" w:rsidP="002B5140">
            <w:pPr>
              <w:ind w:left="720"/>
              <w:rPr>
                <w:del w:id="22" w:author="sawtelles" w:date="2015-01-21T08:04:00Z"/>
              </w:rPr>
            </w:pPr>
            <w:del w:id="23" w:author="sawtelles" w:date="2015-01-21T08:04:00Z">
              <w:r w:rsidDel="00B67E10">
                <w:delText>Feedback Capacitor</w:delText>
              </w:r>
            </w:del>
          </w:p>
        </w:tc>
        <w:tc>
          <w:tcPr>
            <w:tcW w:w="4788" w:type="dxa"/>
          </w:tcPr>
          <w:p w14:paraId="16C7FC46" w14:textId="77777777" w:rsidR="00147476" w:rsidDel="00B67E10" w:rsidRDefault="00147476" w:rsidP="002B5140">
            <w:pPr>
              <w:rPr>
                <w:del w:id="24" w:author="sawtelles" w:date="2015-01-21T08:04:00Z"/>
              </w:rPr>
            </w:pPr>
            <w:del w:id="25" w:author="sawtelles" w:date="2015-01-21T08:04:00Z">
              <w:r w:rsidDel="00B67E10">
                <w:delText>0.4 pF</w:delText>
              </w:r>
            </w:del>
          </w:p>
        </w:tc>
      </w:tr>
      <w:tr w:rsidR="00147476" w:rsidDel="00B67E10" w14:paraId="152F4A17" w14:textId="77777777" w:rsidTr="002B5140">
        <w:trPr>
          <w:del w:id="26" w:author="sawtelles" w:date="2015-01-21T08:04:00Z"/>
        </w:trPr>
        <w:tc>
          <w:tcPr>
            <w:tcW w:w="4788" w:type="dxa"/>
          </w:tcPr>
          <w:p w14:paraId="6ECD0D76" w14:textId="77777777" w:rsidR="00147476" w:rsidRPr="00617544" w:rsidDel="00B67E10" w:rsidRDefault="00147476" w:rsidP="00147476">
            <w:pPr>
              <w:rPr>
                <w:del w:id="27" w:author="sawtelles" w:date="2015-01-21T08:04:00Z"/>
                <w:b/>
              </w:rPr>
            </w:pPr>
            <w:del w:id="28" w:author="sawtelles" w:date="2015-01-21T08:04:00Z">
              <w:r w:rsidRPr="00617544" w:rsidDel="00B67E10">
                <w:rPr>
                  <w:b/>
                </w:rPr>
                <w:delText xml:space="preserve">Stage 2: </w:delText>
              </w:r>
              <w:r w:rsidDel="00B67E10">
                <w:rPr>
                  <w:b/>
                </w:rPr>
                <w:delText>OPA692</w:delText>
              </w:r>
            </w:del>
          </w:p>
        </w:tc>
        <w:tc>
          <w:tcPr>
            <w:tcW w:w="4788" w:type="dxa"/>
          </w:tcPr>
          <w:p w14:paraId="4B8A56C3" w14:textId="77777777" w:rsidR="00147476" w:rsidDel="00B67E10" w:rsidRDefault="00147476" w:rsidP="002B5140">
            <w:pPr>
              <w:rPr>
                <w:del w:id="29" w:author="sawtelles" w:date="2015-01-21T08:04:00Z"/>
              </w:rPr>
            </w:pPr>
          </w:p>
        </w:tc>
      </w:tr>
      <w:tr w:rsidR="00147476" w:rsidDel="00B67E10" w14:paraId="3C502D28" w14:textId="77777777" w:rsidTr="002B5140">
        <w:trPr>
          <w:del w:id="30" w:author="sawtelles" w:date="2015-01-21T08:04:00Z"/>
        </w:trPr>
        <w:tc>
          <w:tcPr>
            <w:tcW w:w="4788" w:type="dxa"/>
          </w:tcPr>
          <w:p w14:paraId="523A0043" w14:textId="77777777" w:rsidR="00147476" w:rsidDel="00B67E10" w:rsidRDefault="00147476" w:rsidP="002B5140">
            <w:pPr>
              <w:ind w:left="720"/>
              <w:rPr>
                <w:del w:id="31" w:author="sawtelles" w:date="2015-01-21T08:04:00Z"/>
              </w:rPr>
            </w:pPr>
            <w:del w:id="32" w:author="sawtelles" w:date="2015-01-21T08:04:00Z">
              <w:r w:rsidDel="00B67E10">
                <w:delText>Gain</w:delText>
              </w:r>
            </w:del>
          </w:p>
        </w:tc>
        <w:tc>
          <w:tcPr>
            <w:tcW w:w="4788" w:type="dxa"/>
          </w:tcPr>
          <w:p w14:paraId="1628F51E" w14:textId="77777777" w:rsidR="00147476" w:rsidDel="00B67E10" w:rsidRDefault="00147476" w:rsidP="002B5140">
            <w:pPr>
              <w:rPr>
                <w:del w:id="33" w:author="sawtelles" w:date="2015-01-21T08:04:00Z"/>
              </w:rPr>
            </w:pPr>
            <w:del w:id="34" w:author="sawtelles" w:date="2015-01-21T08:04:00Z">
              <w:r w:rsidDel="00B67E10">
                <w:delText>2</w:delText>
              </w:r>
            </w:del>
          </w:p>
        </w:tc>
      </w:tr>
      <w:tr w:rsidR="00147476" w:rsidDel="00B67E10" w14:paraId="72433BCB" w14:textId="77777777" w:rsidTr="002B5140">
        <w:trPr>
          <w:del w:id="35" w:author="sawtelles" w:date="2015-01-21T08:04:00Z"/>
        </w:trPr>
        <w:tc>
          <w:tcPr>
            <w:tcW w:w="4788" w:type="dxa"/>
          </w:tcPr>
          <w:p w14:paraId="6AE12647" w14:textId="77777777" w:rsidR="00147476" w:rsidDel="00B67E10" w:rsidRDefault="00147476" w:rsidP="002B5140">
            <w:pPr>
              <w:ind w:left="720"/>
              <w:rPr>
                <w:del w:id="36" w:author="sawtelles" w:date="2015-01-21T08:04:00Z"/>
              </w:rPr>
            </w:pPr>
            <w:del w:id="37" w:author="sawtelles" w:date="2015-01-21T08:04:00Z">
              <w:r w:rsidDel="00B67E10">
                <w:delText>Pulse Duration</w:delText>
              </w:r>
            </w:del>
          </w:p>
        </w:tc>
        <w:tc>
          <w:tcPr>
            <w:tcW w:w="4788" w:type="dxa"/>
          </w:tcPr>
          <w:p w14:paraId="5A866E53" w14:textId="77777777" w:rsidR="00147476" w:rsidDel="00B67E10" w:rsidRDefault="00147476" w:rsidP="002B5140">
            <w:pPr>
              <w:rPr>
                <w:del w:id="38" w:author="sawtelles" w:date="2015-01-21T08:04:00Z"/>
              </w:rPr>
            </w:pPr>
            <w:del w:id="39" w:author="sawtelles" w:date="2015-01-21T08:04:00Z">
              <w:r w:rsidDel="00B67E10">
                <w:delText>40 ns</w:delText>
              </w:r>
            </w:del>
          </w:p>
        </w:tc>
      </w:tr>
      <w:tr w:rsidR="00147476" w:rsidDel="00B67E10" w14:paraId="092A1FF4" w14:textId="77777777" w:rsidTr="002B5140">
        <w:trPr>
          <w:del w:id="40" w:author="sawtelles" w:date="2015-01-21T08:04:00Z"/>
        </w:trPr>
        <w:tc>
          <w:tcPr>
            <w:tcW w:w="4788" w:type="dxa"/>
          </w:tcPr>
          <w:p w14:paraId="1859CC31" w14:textId="77777777" w:rsidR="00147476" w:rsidDel="00B67E10" w:rsidRDefault="00147476" w:rsidP="002B5140">
            <w:pPr>
              <w:ind w:left="720"/>
              <w:rPr>
                <w:del w:id="41" w:author="sawtelles" w:date="2015-01-21T08:04:00Z"/>
              </w:rPr>
            </w:pPr>
            <w:del w:id="42" w:author="sawtelles" w:date="2015-01-21T08:04:00Z">
              <w:r w:rsidDel="00B67E10">
                <w:delText>Output Voltage Offset Adjust</w:delText>
              </w:r>
            </w:del>
          </w:p>
        </w:tc>
        <w:tc>
          <w:tcPr>
            <w:tcW w:w="4788" w:type="dxa"/>
          </w:tcPr>
          <w:p w14:paraId="47FB2793" w14:textId="77777777" w:rsidR="00147476" w:rsidDel="00B67E10" w:rsidRDefault="00147476" w:rsidP="002B5140">
            <w:pPr>
              <w:rPr>
                <w:del w:id="43" w:author="sawtelles" w:date="2015-01-21T08:04:00Z"/>
              </w:rPr>
            </w:pPr>
            <w:del w:id="44" w:author="sawtelles" w:date="2015-01-21T08:04:00Z">
              <w:r w:rsidDel="00B67E10">
                <w:delText>Disabled. Pin grounded to allow for int. gain of 2</w:delText>
              </w:r>
            </w:del>
          </w:p>
        </w:tc>
      </w:tr>
      <w:tr w:rsidR="00147476" w:rsidDel="00B67E10" w14:paraId="40104E24" w14:textId="77777777" w:rsidTr="002B5140">
        <w:trPr>
          <w:del w:id="45" w:author="sawtelles" w:date="2015-01-21T08:04:00Z"/>
        </w:trPr>
        <w:tc>
          <w:tcPr>
            <w:tcW w:w="4788" w:type="dxa"/>
          </w:tcPr>
          <w:p w14:paraId="3018762F" w14:textId="77777777" w:rsidR="00147476" w:rsidRPr="00617544" w:rsidDel="00B67E10" w:rsidRDefault="00147476" w:rsidP="002B5140">
            <w:pPr>
              <w:rPr>
                <w:del w:id="46" w:author="sawtelles" w:date="2015-01-21T08:04:00Z"/>
                <w:b/>
              </w:rPr>
            </w:pPr>
            <w:del w:id="47" w:author="sawtelles" w:date="2015-01-21T08:04:00Z">
              <w:r w:rsidRPr="00617544" w:rsidDel="00B67E10">
                <w:rPr>
                  <w:b/>
                </w:rPr>
                <w:delText>Stage 3: OP400</w:delText>
              </w:r>
            </w:del>
          </w:p>
        </w:tc>
        <w:tc>
          <w:tcPr>
            <w:tcW w:w="4788" w:type="dxa"/>
          </w:tcPr>
          <w:p w14:paraId="357AB8CD" w14:textId="77777777" w:rsidR="00147476" w:rsidDel="00B67E10" w:rsidRDefault="00147476" w:rsidP="002B5140">
            <w:pPr>
              <w:rPr>
                <w:del w:id="48" w:author="sawtelles" w:date="2015-01-21T08:04:00Z"/>
              </w:rPr>
            </w:pPr>
          </w:p>
        </w:tc>
      </w:tr>
      <w:tr w:rsidR="00147476" w:rsidDel="00B67E10" w14:paraId="716802EB" w14:textId="77777777" w:rsidTr="002B5140">
        <w:trPr>
          <w:del w:id="49" w:author="sawtelles" w:date="2015-01-21T08:04:00Z"/>
        </w:trPr>
        <w:tc>
          <w:tcPr>
            <w:tcW w:w="4788" w:type="dxa"/>
          </w:tcPr>
          <w:p w14:paraId="4C92815C" w14:textId="77777777" w:rsidR="00147476" w:rsidDel="00B67E10" w:rsidRDefault="00147476" w:rsidP="002B5140">
            <w:pPr>
              <w:ind w:left="720"/>
              <w:rPr>
                <w:del w:id="50" w:author="sawtelles" w:date="2015-01-21T08:04:00Z"/>
              </w:rPr>
            </w:pPr>
            <w:del w:id="51" w:author="sawtelles" w:date="2015-01-21T08:04:00Z">
              <w:r w:rsidDel="00B67E10">
                <w:delText>Gain</w:delText>
              </w:r>
            </w:del>
          </w:p>
        </w:tc>
        <w:tc>
          <w:tcPr>
            <w:tcW w:w="4788" w:type="dxa"/>
          </w:tcPr>
          <w:p w14:paraId="2B798ECC" w14:textId="77777777" w:rsidR="00147476" w:rsidDel="00B67E10" w:rsidRDefault="00147476" w:rsidP="002B5140">
            <w:pPr>
              <w:rPr>
                <w:del w:id="52" w:author="sawtelles" w:date="2015-01-21T08:04:00Z"/>
              </w:rPr>
            </w:pPr>
            <w:del w:id="53" w:author="sawtelles" w:date="2015-01-21T08:04:00Z">
              <w:r w:rsidDel="00B67E10">
                <w:delText>1</w:delText>
              </w:r>
            </w:del>
          </w:p>
        </w:tc>
      </w:tr>
      <w:tr w:rsidR="00147476" w:rsidDel="00B67E10" w14:paraId="78E70FDA" w14:textId="77777777" w:rsidTr="002B5140">
        <w:trPr>
          <w:del w:id="54" w:author="sawtelles" w:date="2015-01-21T08:04:00Z"/>
        </w:trPr>
        <w:tc>
          <w:tcPr>
            <w:tcW w:w="4788" w:type="dxa"/>
          </w:tcPr>
          <w:p w14:paraId="3E44F745" w14:textId="77777777" w:rsidR="00147476" w:rsidDel="00B67E10" w:rsidRDefault="00147476" w:rsidP="002B5140">
            <w:pPr>
              <w:ind w:left="720"/>
              <w:rPr>
                <w:del w:id="55" w:author="sawtelles" w:date="2015-01-21T08:04:00Z"/>
              </w:rPr>
            </w:pPr>
            <w:del w:id="56" w:author="sawtelles" w:date="2015-01-21T08:04:00Z">
              <w:r w:rsidDel="00B67E10">
                <w:delText>Filter Cutoff – Freq Response</w:delText>
              </w:r>
            </w:del>
          </w:p>
        </w:tc>
        <w:tc>
          <w:tcPr>
            <w:tcW w:w="4788" w:type="dxa"/>
          </w:tcPr>
          <w:p w14:paraId="76CEDC51" w14:textId="77777777" w:rsidR="00147476" w:rsidDel="00B67E10" w:rsidRDefault="00147476" w:rsidP="002B5140">
            <w:pPr>
              <w:rPr>
                <w:del w:id="57" w:author="sawtelles" w:date="2015-01-21T08:04:00Z"/>
              </w:rPr>
            </w:pPr>
            <w:del w:id="58" w:author="sawtelles" w:date="2015-01-21T08:04:00Z">
              <w:r w:rsidDel="00B67E10">
                <w:delText>1.6 kHz</w:delText>
              </w:r>
            </w:del>
          </w:p>
        </w:tc>
      </w:tr>
      <w:tr w:rsidR="00147476" w:rsidDel="00B67E10" w14:paraId="0B0DF602" w14:textId="77777777" w:rsidTr="002B5140">
        <w:trPr>
          <w:del w:id="59" w:author="sawtelles" w:date="2015-01-21T08:04:00Z"/>
        </w:trPr>
        <w:tc>
          <w:tcPr>
            <w:tcW w:w="4788" w:type="dxa"/>
          </w:tcPr>
          <w:p w14:paraId="535804EC" w14:textId="77777777" w:rsidR="00147476" w:rsidDel="00B67E10" w:rsidRDefault="00147476" w:rsidP="002B5140">
            <w:pPr>
              <w:ind w:left="720"/>
              <w:rPr>
                <w:del w:id="60" w:author="sawtelles" w:date="2015-01-21T08:04:00Z"/>
              </w:rPr>
            </w:pPr>
            <w:del w:id="61" w:author="sawtelles" w:date="2015-01-21T08:04:00Z">
              <w:r w:rsidDel="00B67E10">
                <w:delText>Output Voltage Offset Adjust</w:delText>
              </w:r>
            </w:del>
          </w:p>
        </w:tc>
        <w:tc>
          <w:tcPr>
            <w:tcW w:w="4788" w:type="dxa"/>
          </w:tcPr>
          <w:p w14:paraId="72C1ACC5" w14:textId="77777777" w:rsidR="00147476" w:rsidDel="00B67E10" w:rsidRDefault="00147476" w:rsidP="002B5140">
            <w:pPr>
              <w:rPr>
                <w:del w:id="62" w:author="sawtelles" w:date="2015-01-21T08:04:00Z"/>
              </w:rPr>
            </w:pPr>
            <w:del w:id="63" w:author="sawtelles" w:date="2015-01-21T08:04:00Z">
              <w:r w:rsidDel="00B67E10">
                <w:delText>Enabled</w:delText>
              </w:r>
            </w:del>
          </w:p>
        </w:tc>
      </w:tr>
    </w:tbl>
    <w:p w14:paraId="31A368B2" w14:textId="77777777" w:rsidR="00147476" w:rsidRPr="00147476" w:rsidDel="00B67E10" w:rsidRDefault="00147476" w:rsidP="00147476">
      <w:pPr>
        <w:jc w:val="center"/>
        <w:rPr>
          <w:del w:id="64" w:author="sawtelles" w:date="2015-01-21T08:04:00Z"/>
        </w:rPr>
      </w:pPr>
      <w:del w:id="65" w:author="sawtelles" w:date="2015-01-21T08:04:00Z">
        <w:r w:rsidDel="00B67E10">
          <w:rPr>
            <w:noProof/>
          </w:rPr>
          <w:drawing>
            <wp:inline distT="0" distB="0" distL="0" distR="0" wp14:anchorId="741E1FEB" wp14:editId="42BB769A">
              <wp:extent cx="5948491" cy="4040372"/>
              <wp:effectExtent l="19050" t="0" r="0" b="0"/>
              <wp:docPr id="2" name="Picture 1" descr="C:\Users\watkinss\Desktop\tek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kinss\Desktop\tek00004.png"/>
                      <pic:cNvPicPr>
                        <a:picLocks noChangeAspect="1" noChangeArrowheads="1"/>
                      </pic:cNvPicPr>
                    </pic:nvPicPr>
                    <pic:blipFill>
                      <a:blip r:embed="rId19" cstate="print"/>
                      <a:srcRect/>
                      <a:stretch>
                        <a:fillRect/>
                      </a:stretch>
                    </pic:blipFill>
                    <pic:spPr bwMode="auto">
                      <a:xfrm>
                        <a:off x="0" y="0"/>
                        <a:ext cx="5953259" cy="4043611"/>
                      </a:xfrm>
                      <a:prstGeom prst="rect">
                        <a:avLst/>
                      </a:prstGeom>
                      <a:noFill/>
                      <a:ln w="9525">
                        <a:noFill/>
                        <a:miter lim="800000"/>
                        <a:headEnd/>
                        <a:tailEnd/>
                      </a:ln>
                    </pic:spPr>
                  </pic:pic>
                </a:graphicData>
              </a:graphic>
            </wp:inline>
          </w:drawing>
        </w:r>
        <w:r w:rsidR="007B668E" w:rsidRPr="007B668E" w:rsidDel="00B67E10">
          <w:rPr>
            <w:b/>
            <w:sz w:val="16"/>
            <w:szCs w:val="16"/>
          </w:rPr>
          <w:delText>Fast Output from Stage 2</w:delText>
        </w:r>
        <w:r w:rsidR="007B668E" w:rsidDel="00B67E10">
          <w:rPr>
            <w:b/>
            <w:sz w:val="16"/>
            <w:szCs w:val="16"/>
          </w:rPr>
          <w:delText>: OPA657-OPA692-OP400</w:delText>
        </w:r>
      </w:del>
    </w:p>
    <w:p w14:paraId="64F43074" w14:textId="77777777" w:rsidR="00E66BF9" w:rsidDel="00B67E10" w:rsidRDefault="00E66BF9" w:rsidP="00617544">
      <w:pPr>
        <w:pStyle w:val="Heading3"/>
        <w:rPr>
          <w:del w:id="66" w:author="sawtelles" w:date="2015-01-21T08:04:00Z"/>
        </w:rPr>
      </w:pPr>
      <w:del w:id="67" w:author="sawtelles" w:date="2015-01-21T08:04:00Z">
        <w:r w:rsidDel="00B67E10">
          <w:delText>R1: OPA657-AD810-OP400</w:delText>
        </w:r>
      </w:del>
    </w:p>
    <w:tbl>
      <w:tblPr>
        <w:tblStyle w:val="TableGrid"/>
        <w:tblW w:w="0" w:type="auto"/>
        <w:tblLook w:val="04A0" w:firstRow="1" w:lastRow="0" w:firstColumn="1" w:lastColumn="0" w:noHBand="0" w:noVBand="1"/>
      </w:tblPr>
      <w:tblGrid>
        <w:gridCol w:w="4788"/>
        <w:gridCol w:w="4788"/>
      </w:tblGrid>
      <w:tr w:rsidR="00E66BF9" w:rsidDel="00B67E10" w14:paraId="4210EACF" w14:textId="77777777" w:rsidTr="002B5140">
        <w:trPr>
          <w:del w:id="68" w:author="sawtelles" w:date="2015-01-21T08:04:00Z"/>
        </w:trPr>
        <w:tc>
          <w:tcPr>
            <w:tcW w:w="4788" w:type="dxa"/>
          </w:tcPr>
          <w:p w14:paraId="06F3D066" w14:textId="77777777" w:rsidR="00E66BF9" w:rsidRPr="00617544" w:rsidDel="00B67E10" w:rsidRDefault="00E66BF9" w:rsidP="002B5140">
            <w:pPr>
              <w:rPr>
                <w:del w:id="69" w:author="sawtelles" w:date="2015-01-21T08:04:00Z"/>
                <w:b/>
              </w:rPr>
            </w:pPr>
            <w:del w:id="70" w:author="sawtelles" w:date="2015-01-21T08:04:00Z">
              <w:r w:rsidRPr="00617544" w:rsidDel="00B67E10">
                <w:rPr>
                  <w:b/>
                </w:rPr>
                <w:delText>Stage 1: OPA656</w:delText>
              </w:r>
            </w:del>
          </w:p>
        </w:tc>
        <w:tc>
          <w:tcPr>
            <w:tcW w:w="4788" w:type="dxa"/>
          </w:tcPr>
          <w:p w14:paraId="528E8F01" w14:textId="77777777" w:rsidR="00E66BF9" w:rsidDel="00B67E10" w:rsidRDefault="00E66BF9" w:rsidP="002B5140">
            <w:pPr>
              <w:rPr>
                <w:del w:id="71" w:author="sawtelles" w:date="2015-01-21T08:04:00Z"/>
              </w:rPr>
            </w:pPr>
          </w:p>
        </w:tc>
      </w:tr>
      <w:tr w:rsidR="00E66BF9" w:rsidDel="00B67E10" w14:paraId="50FB84E8" w14:textId="77777777" w:rsidTr="002B5140">
        <w:trPr>
          <w:del w:id="72" w:author="sawtelles" w:date="2015-01-21T08:04:00Z"/>
        </w:trPr>
        <w:tc>
          <w:tcPr>
            <w:tcW w:w="4788" w:type="dxa"/>
          </w:tcPr>
          <w:p w14:paraId="1E0CF20D" w14:textId="77777777" w:rsidR="00E66BF9" w:rsidDel="00B67E10" w:rsidRDefault="00E66BF9" w:rsidP="002B5140">
            <w:pPr>
              <w:ind w:left="720"/>
              <w:rPr>
                <w:del w:id="73" w:author="sawtelles" w:date="2015-01-21T08:04:00Z"/>
              </w:rPr>
            </w:pPr>
            <w:del w:id="74" w:author="sawtelles" w:date="2015-01-21T08:04:00Z">
              <w:r w:rsidDel="00B67E10">
                <w:delText>Transimpedance Gain</w:delText>
              </w:r>
            </w:del>
          </w:p>
        </w:tc>
        <w:tc>
          <w:tcPr>
            <w:tcW w:w="4788" w:type="dxa"/>
          </w:tcPr>
          <w:p w14:paraId="71AE90F2" w14:textId="77777777" w:rsidR="00E66BF9" w:rsidDel="00B67E10" w:rsidRDefault="00E66BF9" w:rsidP="002B5140">
            <w:pPr>
              <w:rPr>
                <w:del w:id="75" w:author="sawtelles" w:date="2015-01-21T08:04:00Z"/>
              </w:rPr>
            </w:pPr>
            <w:del w:id="76" w:author="sawtelles" w:date="2015-01-21T08:04:00Z">
              <w:r w:rsidDel="00B67E10">
                <w:delText>100 k</w:delText>
              </w:r>
              <w:r w:rsidDel="00B67E10">
                <w:rPr>
                  <w:rFonts w:cstheme="minorHAnsi"/>
                </w:rPr>
                <w:delText>Ω</w:delText>
              </w:r>
            </w:del>
          </w:p>
        </w:tc>
      </w:tr>
      <w:tr w:rsidR="00E66BF9" w:rsidDel="00B67E10" w14:paraId="5604F706" w14:textId="77777777" w:rsidTr="002B5140">
        <w:trPr>
          <w:del w:id="77" w:author="sawtelles" w:date="2015-01-21T08:04:00Z"/>
        </w:trPr>
        <w:tc>
          <w:tcPr>
            <w:tcW w:w="4788" w:type="dxa"/>
          </w:tcPr>
          <w:p w14:paraId="5C268ED2" w14:textId="77777777" w:rsidR="00E66BF9" w:rsidDel="00B67E10" w:rsidRDefault="00E66BF9" w:rsidP="002B5140">
            <w:pPr>
              <w:ind w:left="720"/>
              <w:rPr>
                <w:del w:id="78" w:author="sawtelles" w:date="2015-01-21T08:04:00Z"/>
              </w:rPr>
            </w:pPr>
            <w:del w:id="79" w:author="sawtelles" w:date="2015-01-21T08:04:00Z">
              <w:r w:rsidDel="00B67E10">
                <w:delText>Feedback Capacitor</w:delText>
              </w:r>
            </w:del>
          </w:p>
        </w:tc>
        <w:tc>
          <w:tcPr>
            <w:tcW w:w="4788" w:type="dxa"/>
          </w:tcPr>
          <w:p w14:paraId="4E4206A0" w14:textId="77777777" w:rsidR="00E66BF9" w:rsidDel="00B67E10" w:rsidRDefault="00E66BF9" w:rsidP="00E66BF9">
            <w:pPr>
              <w:rPr>
                <w:del w:id="80" w:author="sawtelles" w:date="2015-01-21T08:04:00Z"/>
              </w:rPr>
            </w:pPr>
            <w:del w:id="81" w:author="sawtelles" w:date="2015-01-21T08:04:00Z">
              <w:r w:rsidDel="00B67E10">
                <w:delText>0.5 pF</w:delText>
              </w:r>
            </w:del>
          </w:p>
        </w:tc>
      </w:tr>
      <w:tr w:rsidR="00E66BF9" w:rsidDel="00B67E10" w14:paraId="3EDE7FD2" w14:textId="77777777" w:rsidTr="002B5140">
        <w:trPr>
          <w:del w:id="82" w:author="sawtelles" w:date="2015-01-21T08:04:00Z"/>
        </w:trPr>
        <w:tc>
          <w:tcPr>
            <w:tcW w:w="4788" w:type="dxa"/>
          </w:tcPr>
          <w:p w14:paraId="17858549" w14:textId="77777777" w:rsidR="00E66BF9" w:rsidRPr="00617544" w:rsidDel="00B67E10" w:rsidRDefault="00E66BF9" w:rsidP="002B5140">
            <w:pPr>
              <w:rPr>
                <w:del w:id="83" w:author="sawtelles" w:date="2015-01-21T08:04:00Z"/>
                <w:b/>
              </w:rPr>
            </w:pPr>
            <w:del w:id="84" w:author="sawtelles" w:date="2015-01-21T08:04:00Z">
              <w:r w:rsidRPr="00617544" w:rsidDel="00B67E10">
                <w:rPr>
                  <w:b/>
                </w:rPr>
                <w:delText>Stage 2: AD810</w:delText>
              </w:r>
            </w:del>
          </w:p>
        </w:tc>
        <w:tc>
          <w:tcPr>
            <w:tcW w:w="4788" w:type="dxa"/>
          </w:tcPr>
          <w:p w14:paraId="78570EC4" w14:textId="77777777" w:rsidR="00E66BF9" w:rsidDel="00B67E10" w:rsidRDefault="00E66BF9" w:rsidP="002B5140">
            <w:pPr>
              <w:rPr>
                <w:del w:id="85" w:author="sawtelles" w:date="2015-01-21T08:04:00Z"/>
              </w:rPr>
            </w:pPr>
          </w:p>
        </w:tc>
      </w:tr>
      <w:tr w:rsidR="00E66BF9" w:rsidDel="00B67E10" w14:paraId="27F326C0" w14:textId="77777777" w:rsidTr="002B5140">
        <w:trPr>
          <w:del w:id="86" w:author="sawtelles" w:date="2015-01-21T08:04:00Z"/>
        </w:trPr>
        <w:tc>
          <w:tcPr>
            <w:tcW w:w="4788" w:type="dxa"/>
          </w:tcPr>
          <w:p w14:paraId="78DA76A0" w14:textId="77777777" w:rsidR="00E66BF9" w:rsidDel="00B67E10" w:rsidRDefault="00E66BF9" w:rsidP="002B5140">
            <w:pPr>
              <w:ind w:left="720"/>
              <w:rPr>
                <w:del w:id="87" w:author="sawtelles" w:date="2015-01-21T08:04:00Z"/>
              </w:rPr>
            </w:pPr>
            <w:del w:id="88" w:author="sawtelles" w:date="2015-01-21T08:04:00Z">
              <w:r w:rsidDel="00B67E10">
                <w:delText>Gain</w:delText>
              </w:r>
            </w:del>
          </w:p>
        </w:tc>
        <w:tc>
          <w:tcPr>
            <w:tcW w:w="4788" w:type="dxa"/>
          </w:tcPr>
          <w:p w14:paraId="7005C212" w14:textId="77777777" w:rsidR="00E66BF9" w:rsidDel="00B67E10" w:rsidRDefault="00E66BF9" w:rsidP="002B5140">
            <w:pPr>
              <w:rPr>
                <w:del w:id="89" w:author="sawtelles" w:date="2015-01-21T08:04:00Z"/>
              </w:rPr>
            </w:pPr>
            <w:del w:id="90" w:author="sawtelles" w:date="2015-01-21T08:04:00Z">
              <w:r w:rsidDel="00B67E10">
                <w:delText>2</w:delText>
              </w:r>
            </w:del>
          </w:p>
        </w:tc>
      </w:tr>
      <w:tr w:rsidR="00E66BF9" w:rsidDel="00B67E10" w14:paraId="47E8E4FB" w14:textId="77777777" w:rsidTr="002B5140">
        <w:trPr>
          <w:del w:id="91" w:author="sawtelles" w:date="2015-01-21T08:04:00Z"/>
        </w:trPr>
        <w:tc>
          <w:tcPr>
            <w:tcW w:w="4788" w:type="dxa"/>
          </w:tcPr>
          <w:p w14:paraId="3622511E" w14:textId="77777777" w:rsidR="00E66BF9" w:rsidDel="00B67E10" w:rsidRDefault="00E66BF9" w:rsidP="002B5140">
            <w:pPr>
              <w:ind w:left="720"/>
              <w:rPr>
                <w:del w:id="92" w:author="sawtelles" w:date="2015-01-21T08:04:00Z"/>
              </w:rPr>
            </w:pPr>
            <w:del w:id="93" w:author="sawtelles" w:date="2015-01-21T08:04:00Z">
              <w:r w:rsidDel="00B67E10">
                <w:delText>Pulse Duration</w:delText>
              </w:r>
            </w:del>
          </w:p>
        </w:tc>
        <w:tc>
          <w:tcPr>
            <w:tcW w:w="4788" w:type="dxa"/>
          </w:tcPr>
          <w:p w14:paraId="5D8EBCAB" w14:textId="77777777" w:rsidR="00E66BF9" w:rsidDel="00B67E10" w:rsidRDefault="005C2CCB" w:rsidP="002B5140">
            <w:pPr>
              <w:rPr>
                <w:del w:id="94" w:author="sawtelles" w:date="2015-01-21T08:04:00Z"/>
              </w:rPr>
            </w:pPr>
            <w:del w:id="95" w:author="sawtelles" w:date="2015-01-21T08:04:00Z">
              <w:r w:rsidDel="00B67E10">
                <w:delText>250</w:delText>
              </w:r>
              <w:r w:rsidR="00E66BF9" w:rsidDel="00B67E10">
                <w:delText xml:space="preserve"> ns</w:delText>
              </w:r>
            </w:del>
          </w:p>
        </w:tc>
      </w:tr>
      <w:tr w:rsidR="00E66BF9" w:rsidDel="00B67E10" w14:paraId="1F8CFD5A" w14:textId="77777777" w:rsidTr="002B5140">
        <w:trPr>
          <w:del w:id="96" w:author="sawtelles" w:date="2015-01-21T08:04:00Z"/>
        </w:trPr>
        <w:tc>
          <w:tcPr>
            <w:tcW w:w="4788" w:type="dxa"/>
          </w:tcPr>
          <w:p w14:paraId="4CA54A7F" w14:textId="77777777" w:rsidR="00E66BF9" w:rsidDel="00B67E10" w:rsidRDefault="00E66BF9" w:rsidP="002B5140">
            <w:pPr>
              <w:ind w:left="720"/>
              <w:rPr>
                <w:del w:id="97" w:author="sawtelles" w:date="2015-01-21T08:04:00Z"/>
              </w:rPr>
            </w:pPr>
            <w:del w:id="98" w:author="sawtelles" w:date="2015-01-21T08:04:00Z">
              <w:r w:rsidDel="00B67E10">
                <w:delText>Output Voltage Offset Adjust</w:delText>
              </w:r>
            </w:del>
          </w:p>
        </w:tc>
        <w:tc>
          <w:tcPr>
            <w:tcW w:w="4788" w:type="dxa"/>
          </w:tcPr>
          <w:p w14:paraId="7C27D7C1" w14:textId="77777777" w:rsidR="00E66BF9" w:rsidDel="00B67E10" w:rsidRDefault="00E66BF9" w:rsidP="002B5140">
            <w:pPr>
              <w:rPr>
                <w:del w:id="99" w:author="sawtelles" w:date="2015-01-21T08:04:00Z"/>
              </w:rPr>
            </w:pPr>
            <w:del w:id="100" w:author="sawtelles" w:date="2015-01-21T08:04:00Z">
              <w:r w:rsidDel="00B67E10">
                <w:delText>Enabled</w:delText>
              </w:r>
            </w:del>
          </w:p>
        </w:tc>
      </w:tr>
      <w:tr w:rsidR="00E66BF9" w:rsidDel="00B67E10" w14:paraId="1B4FD126" w14:textId="77777777" w:rsidTr="002B5140">
        <w:trPr>
          <w:del w:id="101" w:author="sawtelles" w:date="2015-01-21T08:04:00Z"/>
        </w:trPr>
        <w:tc>
          <w:tcPr>
            <w:tcW w:w="4788" w:type="dxa"/>
          </w:tcPr>
          <w:p w14:paraId="7EE03172" w14:textId="77777777" w:rsidR="00E66BF9" w:rsidRPr="00617544" w:rsidDel="00B67E10" w:rsidRDefault="00E66BF9" w:rsidP="002B5140">
            <w:pPr>
              <w:rPr>
                <w:del w:id="102" w:author="sawtelles" w:date="2015-01-21T08:04:00Z"/>
                <w:b/>
              </w:rPr>
            </w:pPr>
            <w:del w:id="103" w:author="sawtelles" w:date="2015-01-21T08:04:00Z">
              <w:r w:rsidRPr="00617544" w:rsidDel="00B67E10">
                <w:rPr>
                  <w:b/>
                </w:rPr>
                <w:delText>Stage 3: OP400</w:delText>
              </w:r>
            </w:del>
          </w:p>
        </w:tc>
        <w:tc>
          <w:tcPr>
            <w:tcW w:w="4788" w:type="dxa"/>
          </w:tcPr>
          <w:p w14:paraId="79D5D4C0" w14:textId="77777777" w:rsidR="00E66BF9" w:rsidDel="00B67E10" w:rsidRDefault="00E66BF9" w:rsidP="002B5140">
            <w:pPr>
              <w:rPr>
                <w:del w:id="104" w:author="sawtelles" w:date="2015-01-21T08:04:00Z"/>
              </w:rPr>
            </w:pPr>
          </w:p>
        </w:tc>
      </w:tr>
      <w:tr w:rsidR="00E66BF9" w:rsidDel="00B67E10" w14:paraId="43834AB9" w14:textId="77777777" w:rsidTr="002B5140">
        <w:trPr>
          <w:del w:id="105" w:author="sawtelles" w:date="2015-01-21T08:04:00Z"/>
        </w:trPr>
        <w:tc>
          <w:tcPr>
            <w:tcW w:w="4788" w:type="dxa"/>
          </w:tcPr>
          <w:p w14:paraId="60175AF8" w14:textId="77777777" w:rsidR="00E66BF9" w:rsidDel="00B67E10" w:rsidRDefault="00E66BF9" w:rsidP="002B5140">
            <w:pPr>
              <w:ind w:left="720"/>
              <w:rPr>
                <w:del w:id="106" w:author="sawtelles" w:date="2015-01-21T08:04:00Z"/>
              </w:rPr>
            </w:pPr>
            <w:del w:id="107" w:author="sawtelles" w:date="2015-01-21T08:04:00Z">
              <w:r w:rsidDel="00B67E10">
                <w:delText>Gain</w:delText>
              </w:r>
            </w:del>
          </w:p>
        </w:tc>
        <w:tc>
          <w:tcPr>
            <w:tcW w:w="4788" w:type="dxa"/>
          </w:tcPr>
          <w:p w14:paraId="7B09D6D3" w14:textId="77777777" w:rsidR="00E66BF9" w:rsidDel="00B67E10" w:rsidRDefault="00E66BF9" w:rsidP="002B5140">
            <w:pPr>
              <w:rPr>
                <w:del w:id="108" w:author="sawtelles" w:date="2015-01-21T08:04:00Z"/>
              </w:rPr>
            </w:pPr>
            <w:del w:id="109" w:author="sawtelles" w:date="2015-01-21T08:04:00Z">
              <w:r w:rsidDel="00B67E10">
                <w:delText>1</w:delText>
              </w:r>
            </w:del>
          </w:p>
        </w:tc>
      </w:tr>
      <w:tr w:rsidR="00E66BF9" w:rsidDel="00B67E10" w14:paraId="64ECBCB2" w14:textId="77777777" w:rsidTr="002B5140">
        <w:trPr>
          <w:del w:id="110" w:author="sawtelles" w:date="2015-01-21T08:04:00Z"/>
        </w:trPr>
        <w:tc>
          <w:tcPr>
            <w:tcW w:w="4788" w:type="dxa"/>
          </w:tcPr>
          <w:p w14:paraId="1ED66E9B" w14:textId="77777777" w:rsidR="00E66BF9" w:rsidDel="00B67E10" w:rsidRDefault="00E66BF9" w:rsidP="002B5140">
            <w:pPr>
              <w:ind w:left="720"/>
              <w:rPr>
                <w:del w:id="111" w:author="sawtelles" w:date="2015-01-21T08:04:00Z"/>
              </w:rPr>
            </w:pPr>
            <w:del w:id="112" w:author="sawtelles" w:date="2015-01-21T08:04:00Z">
              <w:r w:rsidDel="00B67E10">
                <w:delText>Filter Cutoff – Freq Response</w:delText>
              </w:r>
            </w:del>
          </w:p>
        </w:tc>
        <w:tc>
          <w:tcPr>
            <w:tcW w:w="4788" w:type="dxa"/>
          </w:tcPr>
          <w:p w14:paraId="235DEA28" w14:textId="77777777" w:rsidR="00E66BF9" w:rsidDel="00B67E10" w:rsidRDefault="00E66BF9" w:rsidP="002B5140">
            <w:pPr>
              <w:rPr>
                <w:del w:id="113" w:author="sawtelles" w:date="2015-01-21T08:04:00Z"/>
              </w:rPr>
            </w:pPr>
            <w:del w:id="114" w:author="sawtelles" w:date="2015-01-21T08:04:00Z">
              <w:r w:rsidDel="00B67E10">
                <w:delText>1.6 kHz</w:delText>
              </w:r>
            </w:del>
          </w:p>
        </w:tc>
      </w:tr>
      <w:tr w:rsidR="00E66BF9" w:rsidDel="00B67E10" w14:paraId="2FA8A729" w14:textId="77777777" w:rsidTr="002B5140">
        <w:trPr>
          <w:del w:id="115" w:author="sawtelles" w:date="2015-01-21T08:04:00Z"/>
        </w:trPr>
        <w:tc>
          <w:tcPr>
            <w:tcW w:w="4788" w:type="dxa"/>
          </w:tcPr>
          <w:p w14:paraId="690FF365" w14:textId="77777777" w:rsidR="00E66BF9" w:rsidDel="00B67E10" w:rsidRDefault="00E66BF9" w:rsidP="002B5140">
            <w:pPr>
              <w:ind w:left="720"/>
              <w:rPr>
                <w:del w:id="116" w:author="sawtelles" w:date="2015-01-21T08:04:00Z"/>
              </w:rPr>
            </w:pPr>
            <w:del w:id="117" w:author="sawtelles" w:date="2015-01-21T08:04:00Z">
              <w:r w:rsidDel="00B67E10">
                <w:delText>Output Voltage Offset Adjust</w:delText>
              </w:r>
            </w:del>
          </w:p>
        </w:tc>
        <w:tc>
          <w:tcPr>
            <w:tcW w:w="4788" w:type="dxa"/>
          </w:tcPr>
          <w:p w14:paraId="23F957C3" w14:textId="77777777" w:rsidR="00E66BF9" w:rsidDel="00B67E10" w:rsidRDefault="00E66BF9" w:rsidP="002B5140">
            <w:pPr>
              <w:rPr>
                <w:del w:id="118" w:author="sawtelles" w:date="2015-01-21T08:04:00Z"/>
              </w:rPr>
            </w:pPr>
            <w:del w:id="119" w:author="sawtelles" w:date="2015-01-21T08:04:00Z">
              <w:r w:rsidDel="00B67E10">
                <w:delText>Enabled</w:delText>
              </w:r>
            </w:del>
          </w:p>
        </w:tc>
      </w:tr>
    </w:tbl>
    <w:p w14:paraId="7421A922" w14:textId="77777777" w:rsidR="00E66BF9" w:rsidRPr="005C2CCB" w:rsidDel="00B67E10" w:rsidRDefault="005C2CCB" w:rsidP="005C2CCB">
      <w:pPr>
        <w:jc w:val="center"/>
        <w:rPr>
          <w:del w:id="120" w:author="sawtelles" w:date="2015-01-21T08:04:00Z"/>
          <w:sz w:val="16"/>
          <w:szCs w:val="16"/>
        </w:rPr>
      </w:pPr>
      <w:del w:id="121" w:author="sawtelles" w:date="2015-01-21T08:03:00Z">
        <w:r w:rsidDel="00B67E10">
          <w:rPr>
            <w:noProof/>
          </w:rPr>
          <w:drawing>
            <wp:inline distT="0" distB="0" distL="0" distR="0" wp14:anchorId="2CC1D214" wp14:editId="22A524D5">
              <wp:extent cx="6129385" cy="4494927"/>
              <wp:effectExtent l="19050" t="0" r="4715" b="0"/>
              <wp:docPr id="4" name="Picture 2" descr="C:\Users\watkinss\Desktop\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tkinss\Desktop\tek00000.png"/>
                      <pic:cNvPicPr>
                        <a:picLocks noChangeAspect="1" noChangeArrowheads="1"/>
                      </pic:cNvPicPr>
                    </pic:nvPicPr>
                    <pic:blipFill>
                      <a:blip r:embed="rId20" cstate="print"/>
                      <a:srcRect/>
                      <a:stretch>
                        <a:fillRect/>
                      </a:stretch>
                    </pic:blipFill>
                    <pic:spPr bwMode="auto">
                      <a:xfrm>
                        <a:off x="0" y="0"/>
                        <a:ext cx="6127048" cy="4493213"/>
                      </a:xfrm>
                      <a:prstGeom prst="rect">
                        <a:avLst/>
                      </a:prstGeom>
                      <a:noFill/>
                      <a:ln w="9525">
                        <a:noFill/>
                        <a:miter lim="800000"/>
                        <a:headEnd/>
                        <a:tailEnd/>
                      </a:ln>
                    </pic:spPr>
                  </pic:pic>
                </a:graphicData>
              </a:graphic>
            </wp:inline>
          </w:drawing>
        </w:r>
      </w:del>
      <w:del w:id="122" w:author="sawtelles" w:date="2015-01-21T08:04:00Z">
        <w:r w:rsidRPr="007B668E" w:rsidDel="00B67E10">
          <w:rPr>
            <w:b/>
            <w:sz w:val="16"/>
            <w:szCs w:val="16"/>
          </w:rPr>
          <w:delText>Fast Output from Stage 2</w:delText>
        </w:r>
        <w:r w:rsidDel="00B67E10">
          <w:rPr>
            <w:b/>
            <w:sz w:val="16"/>
            <w:szCs w:val="16"/>
          </w:rPr>
          <w:delText>: OPA657-AD810-OP400</w:delText>
        </w:r>
      </w:del>
    </w:p>
    <w:p w14:paraId="4A626401" w14:textId="77777777" w:rsidR="00B374BE" w:rsidDel="00B67E10" w:rsidRDefault="00B374BE" w:rsidP="00617544">
      <w:pPr>
        <w:pStyle w:val="Heading3"/>
        <w:rPr>
          <w:del w:id="123" w:author="sawtelles" w:date="2015-01-21T08:04:00Z"/>
        </w:rPr>
      </w:pPr>
    </w:p>
    <w:p w14:paraId="3BA34E82" w14:textId="77777777" w:rsidR="007E2AFD" w:rsidRPr="007E2AFD" w:rsidDel="00B67E10" w:rsidRDefault="007E2AFD" w:rsidP="007E2AFD">
      <w:pPr>
        <w:rPr>
          <w:del w:id="124" w:author="sawtelles" w:date="2015-01-21T08:04:00Z"/>
        </w:rPr>
      </w:pPr>
    </w:p>
    <w:p w14:paraId="0307AA65" w14:textId="77777777" w:rsidR="00617544" w:rsidDel="00B67E10" w:rsidRDefault="00617544" w:rsidP="00617544">
      <w:pPr>
        <w:pStyle w:val="Heading3"/>
        <w:rPr>
          <w:del w:id="125" w:author="sawtelles" w:date="2015-01-21T08:04:00Z"/>
        </w:rPr>
      </w:pPr>
      <w:del w:id="126" w:author="sawtelles" w:date="2015-01-21T08:04:00Z">
        <w:r w:rsidDel="00B67E10">
          <w:delText>R1: OPA656-AD810-OP400</w:delText>
        </w:r>
      </w:del>
    </w:p>
    <w:tbl>
      <w:tblPr>
        <w:tblStyle w:val="TableGrid"/>
        <w:tblW w:w="0" w:type="auto"/>
        <w:tblLook w:val="04A0" w:firstRow="1" w:lastRow="0" w:firstColumn="1" w:lastColumn="0" w:noHBand="0" w:noVBand="1"/>
      </w:tblPr>
      <w:tblGrid>
        <w:gridCol w:w="4788"/>
        <w:gridCol w:w="4788"/>
      </w:tblGrid>
      <w:tr w:rsidR="00617544" w:rsidDel="00B67E10" w14:paraId="104D201D" w14:textId="77777777" w:rsidTr="00617544">
        <w:trPr>
          <w:del w:id="127" w:author="sawtelles" w:date="2015-01-21T08:04:00Z"/>
        </w:trPr>
        <w:tc>
          <w:tcPr>
            <w:tcW w:w="4788" w:type="dxa"/>
          </w:tcPr>
          <w:p w14:paraId="58209E03" w14:textId="77777777" w:rsidR="00617544" w:rsidRPr="00617544" w:rsidDel="00B67E10" w:rsidRDefault="00617544" w:rsidP="00617544">
            <w:pPr>
              <w:rPr>
                <w:del w:id="128" w:author="sawtelles" w:date="2015-01-21T08:04:00Z"/>
                <w:b/>
              </w:rPr>
            </w:pPr>
            <w:del w:id="129" w:author="sawtelles" w:date="2015-01-21T08:04:00Z">
              <w:r w:rsidRPr="00617544" w:rsidDel="00B67E10">
                <w:rPr>
                  <w:b/>
                </w:rPr>
                <w:delText>Stage 1: OPA656</w:delText>
              </w:r>
            </w:del>
          </w:p>
        </w:tc>
        <w:tc>
          <w:tcPr>
            <w:tcW w:w="4788" w:type="dxa"/>
          </w:tcPr>
          <w:p w14:paraId="765AB134" w14:textId="77777777" w:rsidR="00617544" w:rsidDel="00B67E10" w:rsidRDefault="00617544" w:rsidP="00617544">
            <w:pPr>
              <w:rPr>
                <w:del w:id="130" w:author="sawtelles" w:date="2015-01-21T08:04:00Z"/>
              </w:rPr>
            </w:pPr>
          </w:p>
        </w:tc>
      </w:tr>
      <w:tr w:rsidR="00617544" w:rsidDel="00B67E10" w14:paraId="1BBBCDB3" w14:textId="77777777" w:rsidTr="00617544">
        <w:trPr>
          <w:del w:id="131" w:author="sawtelles" w:date="2015-01-21T08:04:00Z"/>
        </w:trPr>
        <w:tc>
          <w:tcPr>
            <w:tcW w:w="4788" w:type="dxa"/>
          </w:tcPr>
          <w:p w14:paraId="79D5B4B3" w14:textId="77777777" w:rsidR="00617544" w:rsidDel="00B67E10" w:rsidRDefault="00617544" w:rsidP="00617544">
            <w:pPr>
              <w:ind w:left="720"/>
              <w:rPr>
                <w:del w:id="132" w:author="sawtelles" w:date="2015-01-21T08:04:00Z"/>
              </w:rPr>
            </w:pPr>
            <w:del w:id="133" w:author="sawtelles" w:date="2015-01-21T08:04:00Z">
              <w:r w:rsidDel="00B67E10">
                <w:delText>Transimpedance Gain</w:delText>
              </w:r>
            </w:del>
          </w:p>
        </w:tc>
        <w:tc>
          <w:tcPr>
            <w:tcW w:w="4788" w:type="dxa"/>
          </w:tcPr>
          <w:p w14:paraId="168231C3" w14:textId="77777777" w:rsidR="00617544" w:rsidDel="00B67E10" w:rsidRDefault="00617544" w:rsidP="00617544">
            <w:pPr>
              <w:rPr>
                <w:del w:id="134" w:author="sawtelles" w:date="2015-01-21T08:04:00Z"/>
              </w:rPr>
            </w:pPr>
            <w:del w:id="135" w:author="sawtelles" w:date="2015-01-21T08:04:00Z">
              <w:r w:rsidDel="00B67E10">
                <w:delText>100</w:delText>
              </w:r>
              <w:r w:rsidR="002354F6" w:rsidDel="00B67E10">
                <w:delText xml:space="preserve"> </w:delText>
              </w:r>
              <w:r w:rsidDel="00B67E10">
                <w:delText>k</w:delText>
              </w:r>
              <w:r w:rsidDel="00B67E10">
                <w:rPr>
                  <w:rFonts w:cstheme="minorHAnsi"/>
                </w:rPr>
                <w:delText>Ω</w:delText>
              </w:r>
            </w:del>
          </w:p>
        </w:tc>
      </w:tr>
      <w:tr w:rsidR="00617544" w:rsidDel="00B67E10" w14:paraId="14775956" w14:textId="77777777" w:rsidTr="00617544">
        <w:trPr>
          <w:del w:id="136" w:author="sawtelles" w:date="2015-01-21T08:04:00Z"/>
        </w:trPr>
        <w:tc>
          <w:tcPr>
            <w:tcW w:w="4788" w:type="dxa"/>
          </w:tcPr>
          <w:p w14:paraId="0ECF06ED" w14:textId="77777777" w:rsidR="00617544" w:rsidDel="00B67E10" w:rsidRDefault="00617544" w:rsidP="00617544">
            <w:pPr>
              <w:ind w:left="720"/>
              <w:rPr>
                <w:del w:id="137" w:author="sawtelles" w:date="2015-01-21T08:04:00Z"/>
              </w:rPr>
            </w:pPr>
            <w:del w:id="138" w:author="sawtelles" w:date="2015-01-21T08:04:00Z">
              <w:r w:rsidDel="00B67E10">
                <w:delText>Feedback Capacitor</w:delText>
              </w:r>
            </w:del>
          </w:p>
        </w:tc>
        <w:tc>
          <w:tcPr>
            <w:tcW w:w="4788" w:type="dxa"/>
          </w:tcPr>
          <w:p w14:paraId="37495CBC" w14:textId="77777777" w:rsidR="00617544" w:rsidDel="00B67E10" w:rsidRDefault="00617544" w:rsidP="00617544">
            <w:pPr>
              <w:rPr>
                <w:del w:id="139" w:author="sawtelles" w:date="2015-01-21T08:04:00Z"/>
              </w:rPr>
            </w:pPr>
            <w:del w:id="140" w:author="sawtelles" w:date="2015-01-21T08:04:00Z">
              <w:r w:rsidDel="00B67E10">
                <w:delText>0.4</w:delText>
              </w:r>
              <w:r w:rsidR="002354F6" w:rsidDel="00B67E10">
                <w:delText xml:space="preserve"> </w:delText>
              </w:r>
              <w:r w:rsidDel="00B67E10">
                <w:delText>pF</w:delText>
              </w:r>
            </w:del>
          </w:p>
        </w:tc>
      </w:tr>
      <w:tr w:rsidR="00617544" w:rsidDel="00B67E10" w14:paraId="00DB1B2C" w14:textId="77777777" w:rsidTr="00617544">
        <w:trPr>
          <w:del w:id="141" w:author="sawtelles" w:date="2015-01-21T08:04:00Z"/>
        </w:trPr>
        <w:tc>
          <w:tcPr>
            <w:tcW w:w="4788" w:type="dxa"/>
          </w:tcPr>
          <w:p w14:paraId="41AB0532" w14:textId="77777777" w:rsidR="00617544" w:rsidRPr="00617544" w:rsidDel="00B67E10" w:rsidRDefault="00617544" w:rsidP="00617544">
            <w:pPr>
              <w:rPr>
                <w:del w:id="142" w:author="sawtelles" w:date="2015-01-21T08:04:00Z"/>
                <w:b/>
              </w:rPr>
            </w:pPr>
            <w:del w:id="143" w:author="sawtelles" w:date="2015-01-21T08:04:00Z">
              <w:r w:rsidRPr="00617544" w:rsidDel="00B67E10">
                <w:rPr>
                  <w:b/>
                </w:rPr>
                <w:delText>Stage 2: AD810</w:delText>
              </w:r>
            </w:del>
          </w:p>
        </w:tc>
        <w:tc>
          <w:tcPr>
            <w:tcW w:w="4788" w:type="dxa"/>
          </w:tcPr>
          <w:p w14:paraId="58F3178B" w14:textId="77777777" w:rsidR="00617544" w:rsidDel="00B67E10" w:rsidRDefault="00617544" w:rsidP="00617544">
            <w:pPr>
              <w:rPr>
                <w:del w:id="144" w:author="sawtelles" w:date="2015-01-21T08:04:00Z"/>
              </w:rPr>
            </w:pPr>
          </w:p>
        </w:tc>
      </w:tr>
      <w:tr w:rsidR="00617544" w:rsidDel="00B67E10" w14:paraId="44943627" w14:textId="77777777" w:rsidTr="00617544">
        <w:trPr>
          <w:del w:id="145" w:author="sawtelles" w:date="2015-01-21T08:04:00Z"/>
        </w:trPr>
        <w:tc>
          <w:tcPr>
            <w:tcW w:w="4788" w:type="dxa"/>
          </w:tcPr>
          <w:p w14:paraId="70AE1B22" w14:textId="77777777" w:rsidR="00617544" w:rsidDel="00B67E10" w:rsidRDefault="00617544" w:rsidP="00617544">
            <w:pPr>
              <w:ind w:left="720"/>
              <w:rPr>
                <w:del w:id="146" w:author="sawtelles" w:date="2015-01-21T08:04:00Z"/>
              </w:rPr>
            </w:pPr>
            <w:del w:id="147" w:author="sawtelles" w:date="2015-01-21T08:04:00Z">
              <w:r w:rsidDel="00B67E10">
                <w:delText>Gain</w:delText>
              </w:r>
            </w:del>
          </w:p>
        </w:tc>
        <w:tc>
          <w:tcPr>
            <w:tcW w:w="4788" w:type="dxa"/>
          </w:tcPr>
          <w:p w14:paraId="6253D160" w14:textId="77777777" w:rsidR="00617544" w:rsidDel="00B67E10" w:rsidRDefault="00617544" w:rsidP="00617544">
            <w:pPr>
              <w:rPr>
                <w:del w:id="148" w:author="sawtelles" w:date="2015-01-21T08:04:00Z"/>
              </w:rPr>
            </w:pPr>
            <w:del w:id="149" w:author="sawtelles" w:date="2015-01-21T08:04:00Z">
              <w:r w:rsidDel="00B67E10">
                <w:delText>2</w:delText>
              </w:r>
            </w:del>
          </w:p>
        </w:tc>
      </w:tr>
      <w:tr w:rsidR="00617544" w:rsidDel="00B67E10" w14:paraId="06FA05D6" w14:textId="77777777" w:rsidTr="00617544">
        <w:trPr>
          <w:del w:id="150" w:author="sawtelles" w:date="2015-01-21T08:04:00Z"/>
        </w:trPr>
        <w:tc>
          <w:tcPr>
            <w:tcW w:w="4788" w:type="dxa"/>
          </w:tcPr>
          <w:p w14:paraId="04EE4DB0" w14:textId="77777777" w:rsidR="00617544" w:rsidDel="00B67E10" w:rsidRDefault="002354F6" w:rsidP="00617544">
            <w:pPr>
              <w:ind w:left="720"/>
              <w:rPr>
                <w:del w:id="151" w:author="sawtelles" w:date="2015-01-21T08:04:00Z"/>
              </w:rPr>
            </w:pPr>
            <w:del w:id="152" w:author="sawtelles" w:date="2015-01-21T08:04:00Z">
              <w:r w:rsidDel="00B67E10">
                <w:delText>Pulse Duration</w:delText>
              </w:r>
            </w:del>
          </w:p>
        </w:tc>
        <w:tc>
          <w:tcPr>
            <w:tcW w:w="4788" w:type="dxa"/>
          </w:tcPr>
          <w:p w14:paraId="45271268" w14:textId="77777777" w:rsidR="00617544" w:rsidDel="00B67E10" w:rsidRDefault="002354F6" w:rsidP="00617544">
            <w:pPr>
              <w:rPr>
                <w:del w:id="153" w:author="sawtelles" w:date="2015-01-21T08:04:00Z"/>
              </w:rPr>
            </w:pPr>
            <w:del w:id="154" w:author="sawtelles" w:date="2015-01-21T08:04:00Z">
              <w:r w:rsidDel="00B67E10">
                <w:delText>180 ns</w:delText>
              </w:r>
            </w:del>
          </w:p>
        </w:tc>
      </w:tr>
      <w:tr w:rsidR="00617544" w:rsidDel="00B67E10" w14:paraId="0FB764C3" w14:textId="77777777" w:rsidTr="002B5140">
        <w:trPr>
          <w:del w:id="155" w:author="sawtelles" w:date="2015-01-21T08:04:00Z"/>
        </w:trPr>
        <w:tc>
          <w:tcPr>
            <w:tcW w:w="4788" w:type="dxa"/>
          </w:tcPr>
          <w:p w14:paraId="40BEA55B" w14:textId="77777777" w:rsidR="00617544" w:rsidDel="00B67E10" w:rsidRDefault="00617544" w:rsidP="002B5140">
            <w:pPr>
              <w:ind w:left="720"/>
              <w:rPr>
                <w:del w:id="156" w:author="sawtelles" w:date="2015-01-21T08:04:00Z"/>
              </w:rPr>
            </w:pPr>
            <w:del w:id="157" w:author="sawtelles" w:date="2015-01-21T08:04:00Z">
              <w:r w:rsidDel="00B67E10">
                <w:delText>Output Voltage Offset Adjust</w:delText>
              </w:r>
            </w:del>
          </w:p>
        </w:tc>
        <w:tc>
          <w:tcPr>
            <w:tcW w:w="4788" w:type="dxa"/>
          </w:tcPr>
          <w:p w14:paraId="6CDA59E4" w14:textId="77777777" w:rsidR="00617544" w:rsidDel="00B67E10" w:rsidRDefault="00617544" w:rsidP="002B5140">
            <w:pPr>
              <w:rPr>
                <w:del w:id="158" w:author="sawtelles" w:date="2015-01-21T08:04:00Z"/>
              </w:rPr>
            </w:pPr>
            <w:del w:id="159" w:author="sawtelles" w:date="2015-01-21T08:04:00Z">
              <w:r w:rsidDel="00B67E10">
                <w:delText>Enabled</w:delText>
              </w:r>
            </w:del>
          </w:p>
        </w:tc>
      </w:tr>
      <w:tr w:rsidR="00617544" w:rsidDel="00B67E10" w14:paraId="25255BD8" w14:textId="77777777" w:rsidTr="00617544">
        <w:trPr>
          <w:del w:id="160" w:author="sawtelles" w:date="2015-01-21T08:04:00Z"/>
        </w:trPr>
        <w:tc>
          <w:tcPr>
            <w:tcW w:w="4788" w:type="dxa"/>
          </w:tcPr>
          <w:p w14:paraId="09A133BB" w14:textId="77777777" w:rsidR="00617544" w:rsidRPr="00617544" w:rsidDel="00B67E10" w:rsidRDefault="00617544" w:rsidP="00617544">
            <w:pPr>
              <w:rPr>
                <w:del w:id="161" w:author="sawtelles" w:date="2015-01-21T08:04:00Z"/>
                <w:b/>
              </w:rPr>
            </w:pPr>
            <w:del w:id="162" w:author="sawtelles" w:date="2015-01-21T08:04:00Z">
              <w:r w:rsidRPr="00617544" w:rsidDel="00B67E10">
                <w:rPr>
                  <w:b/>
                </w:rPr>
                <w:delText>Stage 3: OP400</w:delText>
              </w:r>
            </w:del>
          </w:p>
        </w:tc>
        <w:tc>
          <w:tcPr>
            <w:tcW w:w="4788" w:type="dxa"/>
          </w:tcPr>
          <w:p w14:paraId="084A4AD4" w14:textId="77777777" w:rsidR="00617544" w:rsidDel="00B67E10" w:rsidRDefault="00617544" w:rsidP="00617544">
            <w:pPr>
              <w:rPr>
                <w:del w:id="163" w:author="sawtelles" w:date="2015-01-21T08:04:00Z"/>
              </w:rPr>
            </w:pPr>
          </w:p>
        </w:tc>
      </w:tr>
      <w:tr w:rsidR="00617544" w:rsidDel="00B67E10" w14:paraId="77D213B5" w14:textId="77777777" w:rsidTr="00617544">
        <w:trPr>
          <w:del w:id="164" w:author="sawtelles" w:date="2015-01-21T08:04:00Z"/>
        </w:trPr>
        <w:tc>
          <w:tcPr>
            <w:tcW w:w="4788" w:type="dxa"/>
          </w:tcPr>
          <w:p w14:paraId="2541231F" w14:textId="77777777" w:rsidR="00617544" w:rsidDel="00B67E10" w:rsidRDefault="00617544" w:rsidP="00617544">
            <w:pPr>
              <w:ind w:left="720"/>
              <w:rPr>
                <w:del w:id="165" w:author="sawtelles" w:date="2015-01-21T08:04:00Z"/>
              </w:rPr>
            </w:pPr>
            <w:del w:id="166" w:author="sawtelles" w:date="2015-01-21T08:04:00Z">
              <w:r w:rsidDel="00B67E10">
                <w:delText>Gain</w:delText>
              </w:r>
            </w:del>
          </w:p>
        </w:tc>
        <w:tc>
          <w:tcPr>
            <w:tcW w:w="4788" w:type="dxa"/>
          </w:tcPr>
          <w:p w14:paraId="4EED11D6" w14:textId="77777777" w:rsidR="00617544" w:rsidDel="00B67E10" w:rsidRDefault="00617544" w:rsidP="00617544">
            <w:pPr>
              <w:rPr>
                <w:del w:id="167" w:author="sawtelles" w:date="2015-01-21T08:04:00Z"/>
              </w:rPr>
            </w:pPr>
            <w:del w:id="168" w:author="sawtelles" w:date="2015-01-21T08:04:00Z">
              <w:r w:rsidDel="00B67E10">
                <w:delText>1</w:delText>
              </w:r>
            </w:del>
          </w:p>
        </w:tc>
      </w:tr>
      <w:tr w:rsidR="00617544" w:rsidDel="00B67E10" w14:paraId="38EDA134" w14:textId="77777777" w:rsidTr="00617544">
        <w:trPr>
          <w:del w:id="169" w:author="sawtelles" w:date="2015-01-21T08:04:00Z"/>
        </w:trPr>
        <w:tc>
          <w:tcPr>
            <w:tcW w:w="4788" w:type="dxa"/>
          </w:tcPr>
          <w:p w14:paraId="514B0635" w14:textId="77777777" w:rsidR="00617544" w:rsidDel="00B67E10" w:rsidRDefault="00617544" w:rsidP="00617544">
            <w:pPr>
              <w:ind w:left="720"/>
              <w:rPr>
                <w:del w:id="170" w:author="sawtelles" w:date="2015-01-21T08:04:00Z"/>
              </w:rPr>
            </w:pPr>
            <w:del w:id="171" w:author="sawtelles" w:date="2015-01-21T08:04:00Z">
              <w:r w:rsidDel="00B67E10">
                <w:delText>Filter Cutoff – Freq Response</w:delText>
              </w:r>
            </w:del>
          </w:p>
        </w:tc>
        <w:tc>
          <w:tcPr>
            <w:tcW w:w="4788" w:type="dxa"/>
          </w:tcPr>
          <w:p w14:paraId="4639F80B" w14:textId="77777777" w:rsidR="00617544" w:rsidDel="00B67E10" w:rsidRDefault="00617544" w:rsidP="00617544">
            <w:pPr>
              <w:rPr>
                <w:del w:id="172" w:author="sawtelles" w:date="2015-01-21T08:04:00Z"/>
              </w:rPr>
            </w:pPr>
            <w:del w:id="173" w:author="sawtelles" w:date="2015-01-21T08:04:00Z">
              <w:r w:rsidDel="00B67E10">
                <w:delText>1.6</w:delText>
              </w:r>
              <w:r w:rsidR="002354F6" w:rsidDel="00B67E10">
                <w:delText xml:space="preserve"> </w:delText>
              </w:r>
              <w:r w:rsidDel="00B67E10">
                <w:delText>kHz</w:delText>
              </w:r>
            </w:del>
          </w:p>
        </w:tc>
      </w:tr>
      <w:tr w:rsidR="00617544" w:rsidDel="00B67E10" w14:paraId="5B158C20" w14:textId="77777777" w:rsidTr="00617544">
        <w:trPr>
          <w:del w:id="174" w:author="sawtelles" w:date="2015-01-21T08:04:00Z"/>
        </w:trPr>
        <w:tc>
          <w:tcPr>
            <w:tcW w:w="4788" w:type="dxa"/>
          </w:tcPr>
          <w:p w14:paraId="0F4E0E40" w14:textId="77777777" w:rsidR="00617544" w:rsidDel="00B67E10" w:rsidRDefault="00617544" w:rsidP="00617544">
            <w:pPr>
              <w:ind w:left="720"/>
              <w:rPr>
                <w:del w:id="175" w:author="sawtelles" w:date="2015-01-21T08:04:00Z"/>
              </w:rPr>
            </w:pPr>
            <w:del w:id="176" w:author="sawtelles" w:date="2015-01-21T08:04:00Z">
              <w:r w:rsidDel="00B67E10">
                <w:delText>Output Voltage Offset Adjust</w:delText>
              </w:r>
            </w:del>
          </w:p>
        </w:tc>
        <w:tc>
          <w:tcPr>
            <w:tcW w:w="4788" w:type="dxa"/>
          </w:tcPr>
          <w:p w14:paraId="4085763B" w14:textId="77777777" w:rsidR="00617544" w:rsidDel="00B67E10" w:rsidRDefault="00E85BFB" w:rsidP="00617544">
            <w:pPr>
              <w:rPr>
                <w:del w:id="177" w:author="sawtelles" w:date="2015-01-21T08:04:00Z"/>
              </w:rPr>
            </w:pPr>
            <w:del w:id="178" w:author="sawtelles" w:date="2015-01-21T08:04:00Z">
              <w:r w:rsidDel="00B67E10">
                <w:delText>En</w:delText>
              </w:r>
              <w:r w:rsidR="00617544" w:rsidDel="00B67E10">
                <w:delText>abled</w:delText>
              </w:r>
            </w:del>
          </w:p>
        </w:tc>
      </w:tr>
    </w:tbl>
    <w:p w14:paraId="64AD8788" w14:textId="77777777" w:rsidR="00617544" w:rsidDel="00B67E10" w:rsidRDefault="002D776F" w:rsidP="00800105">
      <w:pPr>
        <w:jc w:val="center"/>
        <w:rPr>
          <w:del w:id="179" w:author="sawtelles" w:date="2015-01-21T08:04:00Z"/>
          <w:b/>
          <w:sz w:val="16"/>
          <w:szCs w:val="16"/>
        </w:rPr>
      </w:pPr>
      <w:del w:id="180" w:author="sawtelles" w:date="2015-01-21T08:04:00Z">
        <w:r w:rsidDel="00B67E10">
          <w:rPr>
            <w:noProof/>
          </w:rPr>
          <w:drawing>
            <wp:inline distT="0" distB="0" distL="0" distR="0" wp14:anchorId="3482B182" wp14:editId="14E08F90">
              <wp:extent cx="5936615" cy="4353560"/>
              <wp:effectExtent l="19050" t="0" r="6985" b="0"/>
              <wp:docPr id="5" name="Picture 3" descr="C:\Users\watkinss\Desktop\tek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tkinss\Desktop\tek00003.png"/>
                      <pic:cNvPicPr>
                        <a:picLocks noChangeAspect="1" noChangeArrowheads="1"/>
                      </pic:cNvPicPr>
                    </pic:nvPicPr>
                    <pic:blipFill>
                      <a:blip r:embed="rId21" cstate="print"/>
                      <a:srcRect/>
                      <a:stretch>
                        <a:fillRect/>
                      </a:stretch>
                    </pic:blipFill>
                    <pic:spPr bwMode="auto">
                      <a:xfrm>
                        <a:off x="0" y="0"/>
                        <a:ext cx="5936615" cy="4353560"/>
                      </a:xfrm>
                      <a:prstGeom prst="rect">
                        <a:avLst/>
                      </a:prstGeom>
                      <a:noFill/>
                      <a:ln w="9525">
                        <a:noFill/>
                        <a:miter lim="800000"/>
                        <a:headEnd/>
                        <a:tailEnd/>
                      </a:ln>
                    </pic:spPr>
                  </pic:pic>
                </a:graphicData>
              </a:graphic>
            </wp:inline>
          </w:drawing>
        </w:r>
        <w:r w:rsidR="00800105" w:rsidRPr="007B668E" w:rsidDel="00B67E10">
          <w:rPr>
            <w:b/>
            <w:sz w:val="16"/>
            <w:szCs w:val="16"/>
          </w:rPr>
          <w:delText>Fast Output from Stage 2</w:delText>
        </w:r>
        <w:r w:rsidR="00E66BF9" w:rsidDel="00B67E10">
          <w:rPr>
            <w:b/>
            <w:sz w:val="16"/>
            <w:szCs w:val="16"/>
          </w:rPr>
          <w:delText>: OPA656-AD810-OP400</w:delText>
        </w:r>
      </w:del>
    </w:p>
    <w:p w14:paraId="7035596D" w14:textId="77777777" w:rsidR="00B374BE" w:rsidDel="00B67E10" w:rsidRDefault="00B374BE" w:rsidP="002D776F">
      <w:pPr>
        <w:pStyle w:val="Heading3"/>
        <w:rPr>
          <w:del w:id="181" w:author="sawtelles" w:date="2015-01-21T08:04:00Z"/>
        </w:rPr>
      </w:pPr>
    </w:p>
    <w:p w14:paraId="49B48F73" w14:textId="77777777" w:rsidR="007E2AFD" w:rsidDel="00B67E10" w:rsidRDefault="007E2AFD" w:rsidP="007E2AFD">
      <w:pPr>
        <w:rPr>
          <w:del w:id="182" w:author="sawtelles" w:date="2015-01-21T08:04:00Z"/>
        </w:rPr>
      </w:pPr>
    </w:p>
    <w:p w14:paraId="2EF01B80" w14:textId="77777777" w:rsidR="007E2AFD" w:rsidRPr="007E2AFD" w:rsidDel="00B67E10" w:rsidRDefault="007E2AFD" w:rsidP="007E2AFD">
      <w:pPr>
        <w:rPr>
          <w:del w:id="183" w:author="sawtelles" w:date="2015-01-21T08:04:00Z"/>
        </w:rPr>
      </w:pPr>
    </w:p>
    <w:p w14:paraId="4C5BC67B" w14:textId="77777777" w:rsidR="002D776F" w:rsidDel="00B67E10" w:rsidRDefault="002D776F" w:rsidP="002D776F">
      <w:pPr>
        <w:pStyle w:val="Heading3"/>
        <w:rPr>
          <w:del w:id="184" w:author="sawtelles" w:date="2015-01-21T08:04:00Z"/>
        </w:rPr>
      </w:pPr>
      <w:del w:id="185" w:author="sawtelles" w:date="2015-01-21T08:04:00Z">
        <w:r w:rsidDel="00B67E10">
          <w:delText>R1: OPA657-BUF634-OP400</w:delText>
        </w:r>
      </w:del>
    </w:p>
    <w:tbl>
      <w:tblPr>
        <w:tblStyle w:val="TableGrid"/>
        <w:tblW w:w="0" w:type="auto"/>
        <w:tblLook w:val="04A0" w:firstRow="1" w:lastRow="0" w:firstColumn="1" w:lastColumn="0" w:noHBand="0" w:noVBand="1"/>
      </w:tblPr>
      <w:tblGrid>
        <w:gridCol w:w="4788"/>
        <w:gridCol w:w="4788"/>
      </w:tblGrid>
      <w:tr w:rsidR="002D776F" w:rsidDel="00B67E10" w14:paraId="3ED6EAAD" w14:textId="77777777" w:rsidTr="002B5140">
        <w:trPr>
          <w:del w:id="186" w:author="sawtelles" w:date="2015-01-21T08:04:00Z"/>
        </w:trPr>
        <w:tc>
          <w:tcPr>
            <w:tcW w:w="4788" w:type="dxa"/>
          </w:tcPr>
          <w:p w14:paraId="77DA335F" w14:textId="77777777" w:rsidR="002D776F" w:rsidRPr="00617544" w:rsidDel="00B67E10" w:rsidRDefault="002D776F" w:rsidP="002B5140">
            <w:pPr>
              <w:rPr>
                <w:del w:id="187" w:author="sawtelles" w:date="2015-01-21T08:04:00Z"/>
                <w:b/>
              </w:rPr>
            </w:pPr>
            <w:del w:id="188" w:author="sawtelles" w:date="2015-01-21T08:04:00Z">
              <w:r w:rsidRPr="00617544" w:rsidDel="00B67E10">
                <w:rPr>
                  <w:b/>
                </w:rPr>
                <w:delText>Stage 1: OPA65</w:delText>
              </w:r>
              <w:r w:rsidDel="00B67E10">
                <w:rPr>
                  <w:b/>
                </w:rPr>
                <w:delText>7</w:delText>
              </w:r>
            </w:del>
          </w:p>
        </w:tc>
        <w:tc>
          <w:tcPr>
            <w:tcW w:w="4788" w:type="dxa"/>
          </w:tcPr>
          <w:p w14:paraId="08F1C9C9" w14:textId="77777777" w:rsidR="002D776F" w:rsidDel="00B67E10" w:rsidRDefault="002D776F" w:rsidP="002B5140">
            <w:pPr>
              <w:rPr>
                <w:del w:id="189" w:author="sawtelles" w:date="2015-01-21T08:04:00Z"/>
              </w:rPr>
            </w:pPr>
          </w:p>
        </w:tc>
      </w:tr>
      <w:tr w:rsidR="002D776F" w:rsidDel="00B67E10" w14:paraId="46B7DCFD" w14:textId="77777777" w:rsidTr="002B5140">
        <w:trPr>
          <w:del w:id="190" w:author="sawtelles" w:date="2015-01-21T08:04:00Z"/>
        </w:trPr>
        <w:tc>
          <w:tcPr>
            <w:tcW w:w="4788" w:type="dxa"/>
          </w:tcPr>
          <w:p w14:paraId="55F5D3B3" w14:textId="77777777" w:rsidR="002D776F" w:rsidDel="00B67E10" w:rsidRDefault="002D776F" w:rsidP="002B5140">
            <w:pPr>
              <w:ind w:left="720"/>
              <w:rPr>
                <w:del w:id="191" w:author="sawtelles" w:date="2015-01-21T08:04:00Z"/>
              </w:rPr>
            </w:pPr>
            <w:del w:id="192" w:author="sawtelles" w:date="2015-01-21T08:04:00Z">
              <w:r w:rsidDel="00B67E10">
                <w:delText>Transimpedance Gain</w:delText>
              </w:r>
            </w:del>
          </w:p>
        </w:tc>
        <w:tc>
          <w:tcPr>
            <w:tcW w:w="4788" w:type="dxa"/>
          </w:tcPr>
          <w:p w14:paraId="52C76699" w14:textId="77777777" w:rsidR="002D776F" w:rsidDel="00B67E10" w:rsidRDefault="002D776F" w:rsidP="002B5140">
            <w:pPr>
              <w:rPr>
                <w:del w:id="193" w:author="sawtelles" w:date="2015-01-21T08:04:00Z"/>
              </w:rPr>
            </w:pPr>
            <w:del w:id="194" w:author="sawtelles" w:date="2015-01-21T08:04:00Z">
              <w:r w:rsidDel="00B67E10">
                <w:delText>100 k</w:delText>
              </w:r>
              <w:r w:rsidDel="00B67E10">
                <w:rPr>
                  <w:rFonts w:cstheme="minorHAnsi"/>
                </w:rPr>
                <w:delText>Ω</w:delText>
              </w:r>
            </w:del>
          </w:p>
        </w:tc>
      </w:tr>
      <w:tr w:rsidR="002D776F" w:rsidDel="00B67E10" w14:paraId="1BA06B31" w14:textId="77777777" w:rsidTr="002B5140">
        <w:trPr>
          <w:del w:id="195" w:author="sawtelles" w:date="2015-01-21T08:04:00Z"/>
        </w:trPr>
        <w:tc>
          <w:tcPr>
            <w:tcW w:w="4788" w:type="dxa"/>
          </w:tcPr>
          <w:p w14:paraId="16A5B4D9" w14:textId="77777777" w:rsidR="002D776F" w:rsidDel="00B67E10" w:rsidRDefault="002D776F" w:rsidP="002B5140">
            <w:pPr>
              <w:ind w:left="720"/>
              <w:rPr>
                <w:del w:id="196" w:author="sawtelles" w:date="2015-01-21T08:04:00Z"/>
              </w:rPr>
            </w:pPr>
            <w:del w:id="197" w:author="sawtelles" w:date="2015-01-21T08:04:00Z">
              <w:r w:rsidDel="00B67E10">
                <w:delText>Feedback Capacitor</w:delText>
              </w:r>
            </w:del>
          </w:p>
        </w:tc>
        <w:tc>
          <w:tcPr>
            <w:tcW w:w="4788" w:type="dxa"/>
          </w:tcPr>
          <w:p w14:paraId="6E17A1A0" w14:textId="77777777" w:rsidR="002D776F" w:rsidDel="00B67E10" w:rsidRDefault="002D776F" w:rsidP="002B5140">
            <w:pPr>
              <w:rPr>
                <w:del w:id="198" w:author="sawtelles" w:date="2015-01-21T08:04:00Z"/>
              </w:rPr>
            </w:pPr>
            <w:del w:id="199" w:author="sawtelles" w:date="2015-01-21T08:04:00Z">
              <w:r w:rsidDel="00B67E10">
                <w:delText>0.4 pF</w:delText>
              </w:r>
            </w:del>
          </w:p>
        </w:tc>
      </w:tr>
      <w:tr w:rsidR="002D776F" w:rsidDel="00B67E10" w14:paraId="5FC0D948" w14:textId="77777777" w:rsidTr="002B5140">
        <w:trPr>
          <w:del w:id="200" w:author="sawtelles" w:date="2015-01-21T08:04:00Z"/>
        </w:trPr>
        <w:tc>
          <w:tcPr>
            <w:tcW w:w="4788" w:type="dxa"/>
          </w:tcPr>
          <w:p w14:paraId="743CF836" w14:textId="77777777" w:rsidR="002D776F" w:rsidRPr="00617544" w:rsidDel="00B67E10" w:rsidRDefault="002D776F" w:rsidP="002D776F">
            <w:pPr>
              <w:rPr>
                <w:del w:id="201" w:author="sawtelles" w:date="2015-01-21T08:04:00Z"/>
                <w:b/>
              </w:rPr>
            </w:pPr>
            <w:del w:id="202" w:author="sawtelles" w:date="2015-01-21T08:04:00Z">
              <w:r w:rsidRPr="00617544" w:rsidDel="00B67E10">
                <w:rPr>
                  <w:b/>
                </w:rPr>
                <w:delText xml:space="preserve">Stage 2: </w:delText>
              </w:r>
              <w:r w:rsidDel="00B67E10">
                <w:rPr>
                  <w:b/>
                </w:rPr>
                <w:delText>BUF634</w:delText>
              </w:r>
            </w:del>
          </w:p>
        </w:tc>
        <w:tc>
          <w:tcPr>
            <w:tcW w:w="4788" w:type="dxa"/>
          </w:tcPr>
          <w:p w14:paraId="620B1F69" w14:textId="77777777" w:rsidR="002D776F" w:rsidDel="00B67E10" w:rsidRDefault="002D776F" w:rsidP="002B5140">
            <w:pPr>
              <w:rPr>
                <w:del w:id="203" w:author="sawtelles" w:date="2015-01-21T08:04:00Z"/>
              </w:rPr>
            </w:pPr>
          </w:p>
        </w:tc>
      </w:tr>
      <w:tr w:rsidR="002D776F" w:rsidDel="00B67E10" w14:paraId="135B9956" w14:textId="77777777" w:rsidTr="002B5140">
        <w:trPr>
          <w:del w:id="204" w:author="sawtelles" w:date="2015-01-21T08:04:00Z"/>
        </w:trPr>
        <w:tc>
          <w:tcPr>
            <w:tcW w:w="4788" w:type="dxa"/>
          </w:tcPr>
          <w:p w14:paraId="045C8CB5" w14:textId="77777777" w:rsidR="002D776F" w:rsidDel="00B67E10" w:rsidRDefault="002D776F" w:rsidP="002B5140">
            <w:pPr>
              <w:ind w:left="720"/>
              <w:rPr>
                <w:del w:id="205" w:author="sawtelles" w:date="2015-01-21T08:04:00Z"/>
              </w:rPr>
            </w:pPr>
            <w:del w:id="206" w:author="sawtelles" w:date="2015-01-21T08:04:00Z">
              <w:r w:rsidDel="00B67E10">
                <w:delText>Gain</w:delText>
              </w:r>
            </w:del>
          </w:p>
        </w:tc>
        <w:tc>
          <w:tcPr>
            <w:tcW w:w="4788" w:type="dxa"/>
          </w:tcPr>
          <w:p w14:paraId="6D8E9E4B" w14:textId="77777777" w:rsidR="002D776F" w:rsidDel="00B67E10" w:rsidRDefault="002D776F" w:rsidP="002B5140">
            <w:pPr>
              <w:rPr>
                <w:del w:id="207" w:author="sawtelles" w:date="2015-01-21T08:04:00Z"/>
              </w:rPr>
            </w:pPr>
            <w:del w:id="208" w:author="sawtelles" w:date="2015-01-21T08:04:00Z">
              <w:r w:rsidDel="00B67E10">
                <w:delText>1</w:delText>
              </w:r>
            </w:del>
          </w:p>
        </w:tc>
      </w:tr>
      <w:tr w:rsidR="002D776F" w:rsidDel="00B67E10" w14:paraId="2D33F979" w14:textId="77777777" w:rsidTr="002B5140">
        <w:trPr>
          <w:del w:id="209" w:author="sawtelles" w:date="2015-01-21T08:04:00Z"/>
        </w:trPr>
        <w:tc>
          <w:tcPr>
            <w:tcW w:w="4788" w:type="dxa"/>
          </w:tcPr>
          <w:p w14:paraId="3C1635E9" w14:textId="77777777" w:rsidR="002D776F" w:rsidDel="00B67E10" w:rsidRDefault="002D776F" w:rsidP="002B5140">
            <w:pPr>
              <w:ind w:left="720"/>
              <w:rPr>
                <w:del w:id="210" w:author="sawtelles" w:date="2015-01-21T08:04:00Z"/>
              </w:rPr>
            </w:pPr>
            <w:del w:id="211" w:author="sawtelles" w:date="2015-01-21T08:04:00Z">
              <w:r w:rsidDel="00B67E10">
                <w:delText>Pulse Duration</w:delText>
              </w:r>
            </w:del>
          </w:p>
        </w:tc>
        <w:tc>
          <w:tcPr>
            <w:tcW w:w="4788" w:type="dxa"/>
          </w:tcPr>
          <w:p w14:paraId="3B1EF1EE" w14:textId="77777777" w:rsidR="002D776F" w:rsidDel="00B67E10" w:rsidRDefault="002D776F" w:rsidP="002B5140">
            <w:pPr>
              <w:rPr>
                <w:del w:id="212" w:author="sawtelles" w:date="2015-01-21T08:04:00Z"/>
              </w:rPr>
            </w:pPr>
            <w:del w:id="213" w:author="sawtelles" w:date="2015-01-21T08:04:00Z">
              <w:r w:rsidDel="00B67E10">
                <w:delText>320 ns</w:delText>
              </w:r>
            </w:del>
          </w:p>
        </w:tc>
      </w:tr>
      <w:tr w:rsidR="002D776F" w:rsidDel="00B67E10" w14:paraId="2B6119A0" w14:textId="77777777" w:rsidTr="002B5140">
        <w:trPr>
          <w:del w:id="214" w:author="sawtelles" w:date="2015-01-21T08:04:00Z"/>
        </w:trPr>
        <w:tc>
          <w:tcPr>
            <w:tcW w:w="4788" w:type="dxa"/>
          </w:tcPr>
          <w:p w14:paraId="3DF671C5" w14:textId="77777777" w:rsidR="002D776F" w:rsidDel="00B67E10" w:rsidRDefault="002D776F" w:rsidP="002B5140">
            <w:pPr>
              <w:ind w:left="720"/>
              <w:rPr>
                <w:del w:id="215" w:author="sawtelles" w:date="2015-01-21T08:04:00Z"/>
              </w:rPr>
            </w:pPr>
            <w:del w:id="216" w:author="sawtelles" w:date="2015-01-21T08:04:00Z">
              <w:r w:rsidDel="00B67E10">
                <w:delText>Output Voltage Offset Adjust</w:delText>
              </w:r>
            </w:del>
          </w:p>
        </w:tc>
        <w:tc>
          <w:tcPr>
            <w:tcW w:w="4788" w:type="dxa"/>
          </w:tcPr>
          <w:p w14:paraId="3277721A" w14:textId="77777777" w:rsidR="002D776F" w:rsidDel="00B67E10" w:rsidRDefault="002D776F" w:rsidP="002B5140">
            <w:pPr>
              <w:rPr>
                <w:del w:id="217" w:author="sawtelles" w:date="2015-01-21T08:04:00Z"/>
              </w:rPr>
            </w:pPr>
            <w:del w:id="218" w:author="sawtelles" w:date="2015-01-21T08:04:00Z">
              <w:r w:rsidDel="00B67E10">
                <w:delText>Disabled</w:delText>
              </w:r>
            </w:del>
          </w:p>
        </w:tc>
      </w:tr>
      <w:tr w:rsidR="002D776F" w:rsidDel="00B67E10" w14:paraId="593197A6" w14:textId="77777777" w:rsidTr="002B5140">
        <w:trPr>
          <w:del w:id="219" w:author="sawtelles" w:date="2015-01-21T08:04:00Z"/>
        </w:trPr>
        <w:tc>
          <w:tcPr>
            <w:tcW w:w="4788" w:type="dxa"/>
          </w:tcPr>
          <w:p w14:paraId="4720E238" w14:textId="77777777" w:rsidR="002D776F" w:rsidRPr="00617544" w:rsidDel="00B67E10" w:rsidRDefault="002D776F" w:rsidP="002B5140">
            <w:pPr>
              <w:rPr>
                <w:del w:id="220" w:author="sawtelles" w:date="2015-01-21T08:04:00Z"/>
                <w:b/>
              </w:rPr>
            </w:pPr>
            <w:del w:id="221" w:author="sawtelles" w:date="2015-01-21T08:04:00Z">
              <w:r w:rsidRPr="00617544" w:rsidDel="00B67E10">
                <w:rPr>
                  <w:b/>
                </w:rPr>
                <w:delText>Stage 3: OP400</w:delText>
              </w:r>
            </w:del>
          </w:p>
        </w:tc>
        <w:tc>
          <w:tcPr>
            <w:tcW w:w="4788" w:type="dxa"/>
          </w:tcPr>
          <w:p w14:paraId="5393690A" w14:textId="77777777" w:rsidR="002D776F" w:rsidDel="00B67E10" w:rsidRDefault="002D776F" w:rsidP="002B5140">
            <w:pPr>
              <w:rPr>
                <w:del w:id="222" w:author="sawtelles" w:date="2015-01-21T08:04:00Z"/>
              </w:rPr>
            </w:pPr>
          </w:p>
        </w:tc>
      </w:tr>
      <w:tr w:rsidR="002D776F" w:rsidDel="00B67E10" w14:paraId="7CD78017" w14:textId="77777777" w:rsidTr="002B5140">
        <w:trPr>
          <w:del w:id="223" w:author="sawtelles" w:date="2015-01-21T08:04:00Z"/>
        </w:trPr>
        <w:tc>
          <w:tcPr>
            <w:tcW w:w="4788" w:type="dxa"/>
          </w:tcPr>
          <w:p w14:paraId="5E938E2D" w14:textId="77777777" w:rsidR="002D776F" w:rsidDel="00B67E10" w:rsidRDefault="002D776F" w:rsidP="002B5140">
            <w:pPr>
              <w:ind w:left="720"/>
              <w:rPr>
                <w:del w:id="224" w:author="sawtelles" w:date="2015-01-21T08:04:00Z"/>
              </w:rPr>
            </w:pPr>
            <w:del w:id="225" w:author="sawtelles" w:date="2015-01-21T08:04:00Z">
              <w:r w:rsidDel="00B67E10">
                <w:delText>Gain</w:delText>
              </w:r>
            </w:del>
          </w:p>
        </w:tc>
        <w:tc>
          <w:tcPr>
            <w:tcW w:w="4788" w:type="dxa"/>
          </w:tcPr>
          <w:p w14:paraId="5DC22A24" w14:textId="77777777" w:rsidR="002D776F" w:rsidDel="00B67E10" w:rsidRDefault="002D776F" w:rsidP="002B5140">
            <w:pPr>
              <w:rPr>
                <w:del w:id="226" w:author="sawtelles" w:date="2015-01-21T08:04:00Z"/>
              </w:rPr>
            </w:pPr>
            <w:del w:id="227" w:author="sawtelles" w:date="2015-01-21T08:04:00Z">
              <w:r w:rsidDel="00B67E10">
                <w:delText>1</w:delText>
              </w:r>
            </w:del>
          </w:p>
        </w:tc>
      </w:tr>
      <w:tr w:rsidR="002D776F" w:rsidDel="00B67E10" w14:paraId="4486C5E8" w14:textId="77777777" w:rsidTr="002B5140">
        <w:trPr>
          <w:del w:id="228" w:author="sawtelles" w:date="2015-01-21T08:04:00Z"/>
        </w:trPr>
        <w:tc>
          <w:tcPr>
            <w:tcW w:w="4788" w:type="dxa"/>
          </w:tcPr>
          <w:p w14:paraId="7259EA76" w14:textId="77777777" w:rsidR="002D776F" w:rsidDel="00B67E10" w:rsidRDefault="002D776F" w:rsidP="002B5140">
            <w:pPr>
              <w:ind w:left="720"/>
              <w:rPr>
                <w:del w:id="229" w:author="sawtelles" w:date="2015-01-21T08:04:00Z"/>
              </w:rPr>
            </w:pPr>
            <w:del w:id="230" w:author="sawtelles" w:date="2015-01-21T08:04:00Z">
              <w:r w:rsidDel="00B67E10">
                <w:delText>Filter Cutoff – Freq Response</w:delText>
              </w:r>
            </w:del>
          </w:p>
        </w:tc>
        <w:tc>
          <w:tcPr>
            <w:tcW w:w="4788" w:type="dxa"/>
          </w:tcPr>
          <w:p w14:paraId="7E84B7A9" w14:textId="77777777" w:rsidR="002D776F" w:rsidDel="00B67E10" w:rsidRDefault="002D776F" w:rsidP="002B5140">
            <w:pPr>
              <w:rPr>
                <w:del w:id="231" w:author="sawtelles" w:date="2015-01-21T08:04:00Z"/>
              </w:rPr>
            </w:pPr>
            <w:del w:id="232" w:author="sawtelles" w:date="2015-01-21T08:04:00Z">
              <w:r w:rsidDel="00B67E10">
                <w:delText>1.6 kHz</w:delText>
              </w:r>
            </w:del>
          </w:p>
        </w:tc>
      </w:tr>
      <w:tr w:rsidR="002D776F" w:rsidDel="00B67E10" w14:paraId="6203DEF5" w14:textId="77777777" w:rsidTr="002B5140">
        <w:trPr>
          <w:del w:id="233" w:author="sawtelles" w:date="2015-01-21T08:04:00Z"/>
        </w:trPr>
        <w:tc>
          <w:tcPr>
            <w:tcW w:w="4788" w:type="dxa"/>
          </w:tcPr>
          <w:p w14:paraId="01632456" w14:textId="77777777" w:rsidR="002D776F" w:rsidDel="00B67E10" w:rsidRDefault="002D776F" w:rsidP="002B5140">
            <w:pPr>
              <w:ind w:left="720"/>
              <w:rPr>
                <w:del w:id="234" w:author="sawtelles" w:date="2015-01-21T08:04:00Z"/>
              </w:rPr>
            </w:pPr>
            <w:del w:id="235" w:author="sawtelles" w:date="2015-01-21T08:04:00Z">
              <w:r w:rsidDel="00B67E10">
                <w:delText>Output Voltage Offset Adjust</w:delText>
              </w:r>
            </w:del>
          </w:p>
        </w:tc>
        <w:tc>
          <w:tcPr>
            <w:tcW w:w="4788" w:type="dxa"/>
          </w:tcPr>
          <w:p w14:paraId="53759C8E" w14:textId="77777777" w:rsidR="002D776F" w:rsidDel="00B67E10" w:rsidRDefault="002D776F" w:rsidP="002B5140">
            <w:pPr>
              <w:rPr>
                <w:del w:id="236" w:author="sawtelles" w:date="2015-01-21T08:04:00Z"/>
              </w:rPr>
            </w:pPr>
            <w:del w:id="237" w:author="sawtelles" w:date="2015-01-21T08:04:00Z">
              <w:r w:rsidDel="00B67E10">
                <w:delText>Disabled</w:delText>
              </w:r>
            </w:del>
          </w:p>
        </w:tc>
      </w:tr>
    </w:tbl>
    <w:p w14:paraId="498D4D79" w14:textId="77777777" w:rsidR="008A6D1A" w:rsidDel="00B67E10" w:rsidRDefault="008A6D1A" w:rsidP="008A6D1A">
      <w:pPr>
        <w:jc w:val="center"/>
        <w:rPr>
          <w:del w:id="238" w:author="sawtelles" w:date="2015-01-21T08:04:00Z"/>
          <w:b/>
          <w:sz w:val="16"/>
          <w:szCs w:val="16"/>
        </w:rPr>
      </w:pPr>
      <w:del w:id="239" w:author="sawtelles" w:date="2015-01-21T08:04:00Z">
        <w:r w:rsidDel="00B67E10">
          <w:rPr>
            <w:noProof/>
          </w:rPr>
          <w:drawing>
            <wp:inline distT="0" distB="0" distL="0" distR="0" wp14:anchorId="05F037CC" wp14:editId="6B992E3A">
              <wp:extent cx="5936615" cy="4353560"/>
              <wp:effectExtent l="19050" t="0" r="6985" b="0"/>
              <wp:docPr id="7" name="Picture 5" descr="C:\Users\watkinss\Desktop\tek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tkinss\Desktop\tek00001.png"/>
                      <pic:cNvPicPr>
                        <a:picLocks noChangeAspect="1" noChangeArrowheads="1"/>
                      </pic:cNvPicPr>
                    </pic:nvPicPr>
                    <pic:blipFill>
                      <a:blip r:embed="rId22" cstate="print"/>
                      <a:srcRect/>
                      <a:stretch>
                        <a:fillRect/>
                      </a:stretch>
                    </pic:blipFill>
                    <pic:spPr bwMode="auto">
                      <a:xfrm>
                        <a:off x="0" y="0"/>
                        <a:ext cx="5936615" cy="4353560"/>
                      </a:xfrm>
                      <a:prstGeom prst="rect">
                        <a:avLst/>
                      </a:prstGeom>
                      <a:noFill/>
                      <a:ln w="9525">
                        <a:noFill/>
                        <a:miter lim="800000"/>
                        <a:headEnd/>
                        <a:tailEnd/>
                      </a:ln>
                    </pic:spPr>
                  </pic:pic>
                </a:graphicData>
              </a:graphic>
            </wp:inline>
          </w:drawing>
        </w:r>
        <w:r w:rsidRPr="007B668E" w:rsidDel="00B67E10">
          <w:rPr>
            <w:b/>
            <w:sz w:val="16"/>
            <w:szCs w:val="16"/>
          </w:rPr>
          <w:delText>Fast Output from Stage 2</w:delText>
        </w:r>
        <w:r w:rsidDel="00B67E10">
          <w:rPr>
            <w:b/>
            <w:sz w:val="16"/>
            <w:szCs w:val="16"/>
          </w:rPr>
          <w:delText>: OPA657-BUF634-OP400</w:delText>
        </w:r>
      </w:del>
    </w:p>
    <w:p w14:paraId="4CE1E715" w14:textId="77777777" w:rsidR="002D776F" w:rsidDel="00B67E10" w:rsidRDefault="002D776F" w:rsidP="00B374BE">
      <w:pPr>
        <w:rPr>
          <w:del w:id="240" w:author="sawtelles" w:date="2015-01-21T08:04:00Z"/>
        </w:rPr>
      </w:pPr>
    </w:p>
    <w:p w14:paraId="116AFF73" w14:textId="77777777" w:rsidR="00B374BE" w:rsidDel="00B67E10" w:rsidRDefault="00B374BE" w:rsidP="00B374BE">
      <w:pPr>
        <w:rPr>
          <w:del w:id="241" w:author="sawtelles" w:date="2015-01-21T08:04:00Z"/>
        </w:rPr>
      </w:pPr>
    </w:p>
    <w:p w14:paraId="50D6AB0E" w14:textId="77777777" w:rsidR="007E2AFD" w:rsidDel="00B67E10" w:rsidRDefault="007E2AFD" w:rsidP="00B374BE">
      <w:pPr>
        <w:rPr>
          <w:del w:id="242" w:author="sawtelles" w:date="2015-01-21T08:04:00Z"/>
        </w:rPr>
      </w:pPr>
    </w:p>
    <w:p w14:paraId="566D0E7A" w14:textId="77777777" w:rsidR="00B374BE" w:rsidDel="00B67E10" w:rsidRDefault="00B374BE" w:rsidP="00B374BE">
      <w:pPr>
        <w:pStyle w:val="Heading2"/>
        <w:rPr>
          <w:del w:id="243" w:author="sawtelles" w:date="2015-01-21T08:04:00Z"/>
        </w:rPr>
      </w:pPr>
      <w:del w:id="244" w:author="sawtelles" w:date="2015-01-21T08:04:00Z">
        <w:r w:rsidDel="00B67E10">
          <w:delText>Frequency and Gain Analysis</w:delText>
        </w:r>
      </w:del>
    </w:p>
    <w:tbl>
      <w:tblPr>
        <w:tblW w:w="5810" w:type="dxa"/>
        <w:tblInd w:w="-20" w:type="dxa"/>
        <w:tblLook w:val="04A0" w:firstRow="1" w:lastRow="0" w:firstColumn="1" w:lastColumn="0" w:noHBand="0" w:noVBand="1"/>
      </w:tblPr>
      <w:tblGrid>
        <w:gridCol w:w="963"/>
        <w:gridCol w:w="1047"/>
        <w:gridCol w:w="950"/>
        <w:gridCol w:w="950"/>
        <w:gridCol w:w="950"/>
        <w:gridCol w:w="950"/>
      </w:tblGrid>
      <w:tr w:rsidR="00B374BE" w:rsidRPr="00B374BE" w:rsidDel="00B67E10" w14:paraId="06F053E8" w14:textId="77777777" w:rsidTr="002173D4">
        <w:trPr>
          <w:trHeight w:val="330"/>
          <w:del w:id="245" w:author="sawtelles" w:date="2015-01-21T08:04:00Z"/>
        </w:trPr>
        <w:tc>
          <w:tcPr>
            <w:tcW w:w="2010" w:type="dxa"/>
            <w:gridSpan w:val="2"/>
            <w:vMerge w:val="restart"/>
            <w:tcBorders>
              <w:top w:val="single" w:sz="8" w:space="0" w:color="auto"/>
              <w:left w:val="single" w:sz="8" w:space="0" w:color="auto"/>
              <w:bottom w:val="single" w:sz="4" w:space="0" w:color="000000"/>
              <w:right w:val="single" w:sz="4" w:space="0" w:color="000000"/>
            </w:tcBorders>
            <w:shd w:val="clear" w:color="auto" w:fill="auto"/>
            <w:vAlign w:val="center"/>
            <w:hideMark/>
          </w:tcPr>
          <w:p w14:paraId="30D148B8" w14:textId="77777777" w:rsidR="00B374BE" w:rsidRPr="00B374BE" w:rsidDel="00B67E10" w:rsidRDefault="00B374BE" w:rsidP="00B374BE">
            <w:pPr>
              <w:spacing w:after="0" w:line="240" w:lineRule="auto"/>
              <w:jc w:val="center"/>
              <w:rPr>
                <w:del w:id="246" w:author="sawtelles" w:date="2015-01-21T08:04:00Z"/>
                <w:rFonts w:ascii="Calibri" w:eastAsia="Times New Roman" w:hAnsi="Calibri" w:cs="Calibri"/>
                <w:b/>
                <w:bCs/>
                <w:color w:val="000000"/>
              </w:rPr>
            </w:pPr>
            <w:del w:id="247" w:author="sawtelles" w:date="2015-01-21T08:04:00Z">
              <w:r w:rsidRPr="00B374BE" w:rsidDel="00B67E10">
                <w:rPr>
                  <w:rFonts w:ascii="Calibri" w:eastAsia="Times New Roman" w:hAnsi="Calibri" w:cs="Calibri"/>
                  <w:b/>
                  <w:bCs/>
                  <w:color w:val="000000"/>
                </w:rPr>
                <w:delText>Freq</w:delText>
              </w:r>
              <w:r w:rsidRPr="00B374BE" w:rsidDel="00B67E10">
                <w:rPr>
                  <w:rFonts w:ascii="Calibri" w:eastAsia="Times New Roman" w:hAnsi="Calibri" w:cs="Calibri"/>
                  <w:b/>
                  <w:bCs/>
                  <w:color w:val="000000"/>
                  <w:vertAlign w:val="subscript"/>
                </w:rPr>
                <w:delText>in</w:delText>
              </w:r>
              <w:r w:rsidRPr="00B374BE" w:rsidDel="00B67E10">
                <w:rPr>
                  <w:rFonts w:ascii="Calibri" w:eastAsia="Times New Roman" w:hAnsi="Calibri" w:cs="Calibri"/>
                  <w:b/>
                  <w:bCs/>
                  <w:color w:val="000000"/>
                </w:rPr>
                <w:delText xml:space="preserve"> (@1V,20kΩ)</w:delText>
              </w:r>
            </w:del>
          </w:p>
        </w:tc>
        <w:tc>
          <w:tcPr>
            <w:tcW w:w="380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7DF91FC" w14:textId="77777777" w:rsidR="00B374BE" w:rsidRPr="00B374BE" w:rsidDel="00B67E10" w:rsidRDefault="00B374BE" w:rsidP="00B374BE">
            <w:pPr>
              <w:spacing w:after="0" w:line="240" w:lineRule="auto"/>
              <w:jc w:val="center"/>
              <w:rPr>
                <w:del w:id="248" w:author="sawtelles" w:date="2015-01-21T08:04:00Z"/>
                <w:rFonts w:ascii="Calibri" w:eastAsia="Times New Roman" w:hAnsi="Calibri" w:cs="Calibri"/>
                <w:b/>
                <w:bCs/>
                <w:color w:val="000000"/>
              </w:rPr>
            </w:pPr>
            <w:del w:id="249" w:author="sawtelles" w:date="2015-01-21T08:04:00Z">
              <w:r w:rsidRPr="00B374BE" w:rsidDel="00B67E10">
                <w:rPr>
                  <w:rFonts w:ascii="Calibri" w:eastAsia="Times New Roman" w:hAnsi="Calibri" w:cs="Calibri"/>
                  <w:b/>
                  <w:bCs/>
                  <w:color w:val="000000"/>
                </w:rPr>
                <w:delText>Gain</w:delText>
              </w:r>
            </w:del>
          </w:p>
        </w:tc>
      </w:tr>
      <w:tr w:rsidR="00B374BE" w:rsidRPr="00B374BE" w:rsidDel="00B67E10" w14:paraId="2E750F88" w14:textId="77777777" w:rsidTr="002173D4">
        <w:trPr>
          <w:trHeight w:val="600"/>
          <w:del w:id="250" w:author="sawtelles" w:date="2015-01-21T08:04:00Z"/>
        </w:trPr>
        <w:tc>
          <w:tcPr>
            <w:tcW w:w="2010" w:type="dxa"/>
            <w:gridSpan w:val="2"/>
            <w:vMerge/>
            <w:tcBorders>
              <w:top w:val="single" w:sz="8" w:space="0" w:color="auto"/>
              <w:left w:val="single" w:sz="8" w:space="0" w:color="auto"/>
              <w:bottom w:val="single" w:sz="4" w:space="0" w:color="000000"/>
              <w:right w:val="single" w:sz="4" w:space="0" w:color="000000"/>
            </w:tcBorders>
            <w:vAlign w:val="center"/>
            <w:hideMark/>
          </w:tcPr>
          <w:p w14:paraId="4CCF9936" w14:textId="77777777" w:rsidR="00B374BE" w:rsidRPr="00B374BE" w:rsidDel="00B67E10" w:rsidRDefault="00B374BE" w:rsidP="00B374BE">
            <w:pPr>
              <w:spacing w:after="0" w:line="240" w:lineRule="auto"/>
              <w:rPr>
                <w:del w:id="251" w:author="sawtelles" w:date="2015-01-21T08:04:00Z"/>
                <w:rFonts w:ascii="Calibri" w:eastAsia="Times New Roman" w:hAnsi="Calibri" w:cs="Calibri"/>
                <w:b/>
                <w:bCs/>
                <w:color w:val="000000"/>
              </w:rPr>
            </w:pPr>
          </w:p>
        </w:tc>
        <w:tc>
          <w:tcPr>
            <w:tcW w:w="950" w:type="dxa"/>
            <w:tcBorders>
              <w:top w:val="nil"/>
              <w:left w:val="nil"/>
              <w:bottom w:val="single" w:sz="4" w:space="0" w:color="auto"/>
              <w:right w:val="single" w:sz="4" w:space="0" w:color="auto"/>
            </w:tcBorders>
            <w:shd w:val="clear" w:color="auto" w:fill="auto"/>
            <w:vAlign w:val="center"/>
            <w:hideMark/>
          </w:tcPr>
          <w:p w14:paraId="533593B8" w14:textId="77777777" w:rsidR="00B374BE" w:rsidRPr="00B374BE" w:rsidDel="00B67E10" w:rsidRDefault="00B374BE" w:rsidP="00B374BE">
            <w:pPr>
              <w:spacing w:after="0" w:line="240" w:lineRule="auto"/>
              <w:jc w:val="center"/>
              <w:rPr>
                <w:del w:id="252" w:author="sawtelles" w:date="2015-01-21T08:04:00Z"/>
                <w:rFonts w:ascii="Calibri" w:eastAsia="Times New Roman" w:hAnsi="Calibri" w:cs="Calibri"/>
                <w:b/>
                <w:bCs/>
                <w:color w:val="000000"/>
              </w:rPr>
            </w:pPr>
            <w:del w:id="253" w:author="sawtelles" w:date="2015-01-21T08:04:00Z">
              <w:r w:rsidRPr="00B374BE" w:rsidDel="00B67E10">
                <w:rPr>
                  <w:rFonts w:ascii="Calibri" w:eastAsia="Times New Roman" w:hAnsi="Calibri" w:cs="Calibri"/>
                  <w:b/>
                  <w:bCs/>
                  <w:color w:val="000000"/>
                </w:rPr>
                <w:delText>OPA657 OPA692</w:delText>
              </w:r>
            </w:del>
          </w:p>
        </w:tc>
        <w:tc>
          <w:tcPr>
            <w:tcW w:w="950" w:type="dxa"/>
            <w:tcBorders>
              <w:top w:val="nil"/>
              <w:left w:val="nil"/>
              <w:bottom w:val="single" w:sz="4" w:space="0" w:color="auto"/>
              <w:right w:val="single" w:sz="4" w:space="0" w:color="auto"/>
            </w:tcBorders>
            <w:shd w:val="clear" w:color="auto" w:fill="auto"/>
            <w:vAlign w:val="center"/>
            <w:hideMark/>
          </w:tcPr>
          <w:p w14:paraId="4970D149" w14:textId="77777777" w:rsidR="00B374BE" w:rsidRPr="00B374BE" w:rsidDel="00B67E10" w:rsidRDefault="00B374BE" w:rsidP="00B374BE">
            <w:pPr>
              <w:spacing w:after="0" w:line="240" w:lineRule="auto"/>
              <w:jc w:val="center"/>
              <w:rPr>
                <w:del w:id="254" w:author="sawtelles" w:date="2015-01-21T08:04:00Z"/>
                <w:rFonts w:ascii="Calibri" w:eastAsia="Times New Roman" w:hAnsi="Calibri" w:cs="Calibri"/>
                <w:b/>
                <w:bCs/>
                <w:color w:val="000000"/>
              </w:rPr>
            </w:pPr>
            <w:del w:id="255" w:author="sawtelles" w:date="2015-01-21T08:04:00Z">
              <w:r w:rsidRPr="00B374BE" w:rsidDel="00B67E10">
                <w:rPr>
                  <w:rFonts w:ascii="Calibri" w:eastAsia="Times New Roman" w:hAnsi="Calibri" w:cs="Calibri"/>
                  <w:b/>
                  <w:bCs/>
                  <w:color w:val="000000"/>
                </w:rPr>
                <w:delText>OPA657 AD810</w:delText>
              </w:r>
            </w:del>
          </w:p>
        </w:tc>
        <w:tc>
          <w:tcPr>
            <w:tcW w:w="950" w:type="dxa"/>
            <w:tcBorders>
              <w:top w:val="nil"/>
              <w:left w:val="nil"/>
              <w:bottom w:val="single" w:sz="4" w:space="0" w:color="auto"/>
              <w:right w:val="single" w:sz="4" w:space="0" w:color="auto"/>
            </w:tcBorders>
            <w:shd w:val="clear" w:color="auto" w:fill="auto"/>
            <w:vAlign w:val="center"/>
            <w:hideMark/>
          </w:tcPr>
          <w:p w14:paraId="0819B663" w14:textId="77777777" w:rsidR="00B374BE" w:rsidRPr="00B374BE" w:rsidDel="00B67E10" w:rsidRDefault="00B374BE" w:rsidP="00B374BE">
            <w:pPr>
              <w:spacing w:after="0" w:line="240" w:lineRule="auto"/>
              <w:jc w:val="center"/>
              <w:rPr>
                <w:del w:id="256" w:author="sawtelles" w:date="2015-01-21T08:04:00Z"/>
                <w:rFonts w:ascii="Calibri" w:eastAsia="Times New Roman" w:hAnsi="Calibri" w:cs="Calibri"/>
                <w:b/>
                <w:bCs/>
                <w:color w:val="000000"/>
              </w:rPr>
            </w:pPr>
            <w:del w:id="257" w:author="sawtelles" w:date="2015-01-21T08:04:00Z">
              <w:r w:rsidRPr="00B374BE" w:rsidDel="00B67E10">
                <w:rPr>
                  <w:rFonts w:ascii="Calibri" w:eastAsia="Times New Roman" w:hAnsi="Calibri" w:cs="Calibri"/>
                  <w:b/>
                  <w:bCs/>
                  <w:color w:val="000000"/>
                </w:rPr>
                <w:delText>OPA656 AD810</w:delText>
              </w:r>
            </w:del>
          </w:p>
        </w:tc>
        <w:tc>
          <w:tcPr>
            <w:tcW w:w="950" w:type="dxa"/>
            <w:tcBorders>
              <w:top w:val="nil"/>
              <w:left w:val="nil"/>
              <w:bottom w:val="single" w:sz="4" w:space="0" w:color="auto"/>
              <w:right w:val="single" w:sz="8" w:space="0" w:color="auto"/>
            </w:tcBorders>
            <w:shd w:val="clear" w:color="auto" w:fill="auto"/>
            <w:vAlign w:val="center"/>
            <w:hideMark/>
          </w:tcPr>
          <w:p w14:paraId="5D76B7C6" w14:textId="77777777" w:rsidR="00B374BE" w:rsidRPr="00B374BE" w:rsidDel="00B67E10" w:rsidRDefault="00B374BE" w:rsidP="00B374BE">
            <w:pPr>
              <w:spacing w:after="0" w:line="240" w:lineRule="auto"/>
              <w:jc w:val="center"/>
              <w:rPr>
                <w:del w:id="258" w:author="sawtelles" w:date="2015-01-21T08:04:00Z"/>
                <w:rFonts w:ascii="Calibri" w:eastAsia="Times New Roman" w:hAnsi="Calibri" w:cs="Calibri"/>
                <w:b/>
                <w:bCs/>
                <w:color w:val="000000"/>
              </w:rPr>
            </w:pPr>
            <w:del w:id="259" w:author="sawtelles" w:date="2015-01-21T08:04:00Z">
              <w:r w:rsidRPr="00B374BE" w:rsidDel="00B67E10">
                <w:rPr>
                  <w:rFonts w:ascii="Calibri" w:eastAsia="Times New Roman" w:hAnsi="Calibri" w:cs="Calibri"/>
                  <w:b/>
                  <w:bCs/>
                  <w:color w:val="000000"/>
                </w:rPr>
                <w:delText>OPA657 BUF634</w:delText>
              </w:r>
            </w:del>
          </w:p>
        </w:tc>
      </w:tr>
      <w:tr w:rsidR="00B374BE" w:rsidRPr="00B374BE" w:rsidDel="00B67E10" w14:paraId="7AA26A9E" w14:textId="77777777" w:rsidTr="002173D4">
        <w:trPr>
          <w:trHeight w:val="300"/>
          <w:del w:id="260" w:author="sawtelles" w:date="2015-01-21T08:04:00Z"/>
        </w:trPr>
        <w:tc>
          <w:tcPr>
            <w:tcW w:w="963" w:type="dxa"/>
            <w:tcBorders>
              <w:top w:val="nil"/>
              <w:left w:val="single" w:sz="8" w:space="0" w:color="auto"/>
              <w:bottom w:val="nil"/>
              <w:right w:val="nil"/>
            </w:tcBorders>
            <w:shd w:val="clear" w:color="auto" w:fill="auto"/>
            <w:noWrap/>
            <w:vAlign w:val="bottom"/>
            <w:hideMark/>
          </w:tcPr>
          <w:p w14:paraId="5BE19DC2" w14:textId="77777777" w:rsidR="00B374BE" w:rsidRPr="00B374BE" w:rsidDel="00B67E10" w:rsidRDefault="00B374BE" w:rsidP="00B374BE">
            <w:pPr>
              <w:spacing w:after="0" w:line="240" w:lineRule="auto"/>
              <w:rPr>
                <w:del w:id="261" w:author="sawtelles" w:date="2015-01-21T08:04:00Z"/>
                <w:rFonts w:ascii="Calibri" w:eastAsia="Times New Roman" w:hAnsi="Calibri" w:cs="Calibri"/>
                <w:color w:val="000000"/>
              </w:rPr>
            </w:pPr>
            <w:del w:id="262" w:author="sawtelles" w:date="2015-01-21T08:04:00Z">
              <w:r w:rsidRPr="00B374BE" w:rsidDel="00B67E10">
                <w:rPr>
                  <w:rFonts w:ascii="Calibri" w:eastAsia="Times New Roman" w:hAnsi="Calibri" w:cs="Calibri"/>
                  <w:color w:val="000000"/>
                </w:rPr>
                <w:delText>50kHz</w:delText>
              </w:r>
            </w:del>
          </w:p>
        </w:tc>
        <w:tc>
          <w:tcPr>
            <w:tcW w:w="1047" w:type="dxa"/>
            <w:tcBorders>
              <w:top w:val="nil"/>
              <w:left w:val="nil"/>
              <w:bottom w:val="nil"/>
              <w:right w:val="single" w:sz="4" w:space="0" w:color="auto"/>
            </w:tcBorders>
            <w:shd w:val="clear" w:color="auto" w:fill="auto"/>
            <w:noWrap/>
            <w:vAlign w:val="bottom"/>
            <w:hideMark/>
          </w:tcPr>
          <w:p w14:paraId="796E1502" w14:textId="77777777" w:rsidR="00B374BE" w:rsidRPr="00B374BE" w:rsidDel="00B67E10" w:rsidRDefault="00B374BE" w:rsidP="00B374BE">
            <w:pPr>
              <w:spacing w:after="0" w:line="240" w:lineRule="auto"/>
              <w:jc w:val="right"/>
              <w:rPr>
                <w:del w:id="263" w:author="sawtelles" w:date="2015-01-21T08:04:00Z"/>
                <w:rFonts w:ascii="Calibri" w:eastAsia="Times New Roman" w:hAnsi="Calibri" w:cs="Calibri"/>
                <w:color w:val="000000"/>
              </w:rPr>
            </w:pPr>
            <w:del w:id="264" w:author="sawtelles" w:date="2015-01-21T08:04:00Z">
              <w:r w:rsidRPr="00B374BE" w:rsidDel="00B67E10">
                <w:rPr>
                  <w:rFonts w:ascii="Calibri" w:eastAsia="Times New Roman" w:hAnsi="Calibri" w:cs="Calibri"/>
                  <w:color w:val="000000"/>
                </w:rPr>
                <w:delText>5.00E+04</w:delText>
              </w:r>
            </w:del>
          </w:p>
        </w:tc>
        <w:tc>
          <w:tcPr>
            <w:tcW w:w="950" w:type="dxa"/>
            <w:tcBorders>
              <w:top w:val="nil"/>
              <w:left w:val="nil"/>
              <w:bottom w:val="nil"/>
              <w:right w:val="nil"/>
            </w:tcBorders>
            <w:shd w:val="clear" w:color="auto" w:fill="auto"/>
            <w:noWrap/>
            <w:vAlign w:val="bottom"/>
            <w:hideMark/>
          </w:tcPr>
          <w:p w14:paraId="0F28DF65" w14:textId="77777777" w:rsidR="00B374BE" w:rsidRPr="00B374BE" w:rsidDel="00B67E10" w:rsidRDefault="00B374BE" w:rsidP="00B374BE">
            <w:pPr>
              <w:spacing w:after="0" w:line="240" w:lineRule="auto"/>
              <w:jc w:val="right"/>
              <w:rPr>
                <w:del w:id="265" w:author="sawtelles" w:date="2015-01-21T08:04:00Z"/>
                <w:rFonts w:ascii="Calibri" w:eastAsia="Times New Roman" w:hAnsi="Calibri" w:cs="Calibri"/>
                <w:color w:val="000000"/>
              </w:rPr>
            </w:pPr>
            <w:del w:id="266" w:author="sawtelles" w:date="2015-01-21T08:04:00Z">
              <w:r w:rsidRPr="00B374BE" w:rsidDel="00B67E10">
                <w:rPr>
                  <w:rFonts w:ascii="Calibri" w:eastAsia="Times New Roman" w:hAnsi="Calibri" w:cs="Calibri"/>
                  <w:color w:val="000000"/>
                </w:rPr>
                <w:delText>7.4</w:delText>
              </w:r>
            </w:del>
          </w:p>
        </w:tc>
        <w:tc>
          <w:tcPr>
            <w:tcW w:w="950" w:type="dxa"/>
            <w:tcBorders>
              <w:top w:val="nil"/>
              <w:left w:val="nil"/>
              <w:bottom w:val="nil"/>
              <w:right w:val="nil"/>
            </w:tcBorders>
            <w:shd w:val="clear" w:color="auto" w:fill="auto"/>
            <w:noWrap/>
            <w:vAlign w:val="bottom"/>
            <w:hideMark/>
          </w:tcPr>
          <w:p w14:paraId="2E0EEE4C" w14:textId="77777777" w:rsidR="00B374BE" w:rsidRPr="00B374BE" w:rsidDel="00B67E10" w:rsidRDefault="00B374BE" w:rsidP="00B374BE">
            <w:pPr>
              <w:spacing w:after="0" w:line="240" w:lineRule="auto"/>
              <w:jc w:val="right"/>
              <w:rPr>
                <w:del w:id="267" w:author="sawtelles" w:date="2015-01-21T08:04:00Z"/>
                <w:rFonts w:ascii="Calibri" w:eastAsia="Times New Roman" w:hAnsi="Calibri" w:cs="Calibri"/>
                <w:color w:val="000000"/>
              </w:rPr>
            </w:pPr>
            <w:del w:id="268" w:author="sawtelles" w:date="2015-01-21T08:04:00Z">
              <w:r w:rsidRPr="00B374BE" w:rsidDel="00B67E10">
                <w:rPr>
                  <w:rFonts w:ascii="Calibri" w:eastAsia="Times New Roman" w:hAnsi="Calibri" w:cs="Calibri"/>
                  <w:color w:val="000000"/>
                </w:rPr>
                <w:delText>5.72</w:delText>
              </w:r>
            </w:del>
          </w:p>
        </w:tc>
        <w:tc>
          <w:tcPr>
            <w:tcW w:w="950" w:type="dxa"/>
            <w:tcBorders>
              <w:top w:val="nil"/>
              <w:left w:val="nil"/>
              <w:bottom w:val="nil"/>
              <w:right w:val="nil"/>
            </w:tcBorders>
            <w:shd w:val="clear" w:color="auto" w:fill="auto"/>
            <w:noWrap/>
            <w:vAlign w:val="bottom"/>
            <w:hideMark/>
          </w:tcPr>
          <w:p w14:paraId="0DD8B3D4" w14:textId="77777777" w:rsidR="00B374BE" w:rsidRPr="00B374BE" w:rsidDel="00B67E10" w:rsidRDefault="00B374BE" w:rsidP="00B374BE">
            <w:pPr>
              <w:spacing w:after="0" w:line="240" w:lineRule="auto"/>
              <w:jc w:val="right"/>
              <w:rPr>
                <w:del w:id="269" w:author="sawtelles" w:date="2015-01-21T08:04:00Z"/>
                <w:rFonts w:ascii="Calibri" w:eastAsia="Times New Roman" w:hAnsi="Calibri" w:cs="Calibri"/>
                <w:color w:val="000000"/>
              </w:rPr>
            </w:pPr>
            <w:del w:id="270" w:author="sawtelles" w:date="2015-01-21T08:04:00Z">
              <w:r w:rsidRPr="00B374BE" w:rsidDel="00B67E10">
                <w:rPr>
                  <w:rFonts w:ascii="Calibri" w:eastAsia="Times New Roman" w:hAnsi="Calibri" w:cs="Calibri"/>
                  <w:color w:val="000000"/>
                </w:rPr>
                <w:delText>5.76</w:delText>
              </w:r>
            </w:del>
          </w:p>
        </w:tc>
        <w:tc>
          <w:tcPr>
            <w:tcW w:w="950" w:type="dxa"/>
            <w:tcBorders>
              <w:top w:val="nil"/>
              <w:left w:val="nil"/>
              <w:bottom w:val="nil"/>
              <w:right w:val="single" w:sz="8" w:space="0" w:color="auto"/>
            </w:tcBorders>
            <w:shd w:val="clear" w:color="auto" w:fill="auto"/>
            <w:noWrap/>
            <w:vAlign w:val="bottom"/>
            <w:hideMark/>
          </w:tcPr>
          <w:p w14:paraId="4D7773CD" w14:textId="77777777" w:rsidR="00B374BE" w:rsidRPr="00B374BE" w:rsidDel="00B67E10" w:rsidRDefault="00B374BE" w:rsidP="00B374BE">
            <w:pPr>
              <w:spacing w:after="0" w:line="240" w:lineRule="auto"/>
              <w:jc w:val="right"/>
              <w:rPr>
                <w:del w:id="271" w:author="sawtelles" w:date="2015-01-21T08:04:00Z"/>
                <w:rFonts w:ascii="Calibri" w:eastAsia="Times New Roman" w:hAnsi="Calibri" w:cs="Calibri"/>
                <w:color w:val="000000"/>
              </w:rPr>
            </w:pPr>
            <w:del w:id="272" w:author="sawtelles" w:date="2015-01-21T08:04:00Z">
              <w:r w:rsidRPr="00B374BE" w:rsidDel="00B67E10">
                <w:rPr>
                  <w:rFonts w:ascii="Calibri" w:eastAsia="Times New Roman" w:hAnsi="Calibri" w:cs="Calibri"/>
                  <w:color w:val="000000"/>
                </w:rPr>
                <w:delText>6.4</w:delText>
              </w:r>
            </w:del>
          </w:p>
        </w:tc>
      </w:tr>
      <w:tr w:rsidR="00B374BE" w:rsidRPr="00B374BE" w:rsidDel="00B67E10" w14:paraId="7E5C7D2F" w14:textId="77777777" w:rsidTr="002173D4">
        <w:trPr>
          <w:trHeight w:val="300"/>
          <w:del w:id="273" w:author="sawtelles" w:date="2015-01-21T08:04:00Z"/>
        </w:trPr>
        <w:tc>
          <w:tcPr>
            <w:tcW w:w="963" w:type="dxa"/>
            <w:tcBorders>
              <w:top w:val="nil"/>
              <w:left w:val="single" w:sz="8" w:space="0" w:color="auto"/>
              <w:bottom w:val="nil"/>
              <w:right w:val="nil"/>
            </w:tcBorders>
            <w:shd w:val="clear" w:color="auto" w:fill="auto"/>
            <w:noWrap/>
            <w:vAlign w:val="bottom"/>
            <w:hideMark/>
          </w:tcPr>
          <w:p w14:paraId="43E125DC" w14:textId="77777777" w:rsidR="00B374BE" w:rsidRPr="00B374BE" w:rsidDel="00B67E10" w:rsidRDefault="00B374BE" w:rsidP="00B374BE">
            <w:pPr>
              <w:spacing w:after="0" w:line="240" w:lineRule="auto"/>
              <w:rPr>
                <w:del w:id="274" w:author="sawtelles" w:date="2015-01-21T08:04:00Z"/>
                <w:rFonts w:ascii="Calibri" w:eastAsia="Times New Roman" w:hAnsi="Calibri" w:cs="Calibri"/>
                <w:color w:val="000000"/>
              </w:rPr>
            </w:pPr>
            <w:del w:id="275" w:author="sawtelles" w:date="2015-01-21T08:04:00Z">
              <w:r w:rsidRPr="00B374BE" w:rsidDel="00B67E10">
                <w:rPr>
                  <w:rFonts w:ascii="Calibri" w:eastAsia="Times New Roman" w:hAnsi="Calibri" w:cs="Calibri"/>
                  <w:color w:val="000000"/>
                </w:rPr>
                <w:delText>100kHz</w:delText>
              </w:r>
            </w:del>
          </w:p>
        </w:tc>
        <w:tc>
          <w:tcPr>
            <w:tcW w:w="1047" w:type="dxa"/>
            <w:tcBorders>
              <w:top w:val="nil"/>
              <w:left w:val="nil"/>
              <w:bottom w:val="nil"/>
              <w:right w:val="single" w:sz="4" w:space="0" w:color="auto"/>
            </w:tcBorders>
            <w:shd w:val="clear" w:color="auto" w:fill="auto"/>
            <w:noWrap/>
            <w:vAlign w:val="bottom"/>
            <w:hideMark/>
          </w:tcPr>
          <w:p w14:paraId="2F764981" w14:textId="77777777" w:rsidR="00B374BE" w:rsidRPr="00B374BE" w:rsidDel="00B67E10" w:rsidRDefault="00B374BE" w:rsidP="00B374BE">
            <w:pPr>
              <w:spacing w:after="0" w:line="240" w:lineRule="auto"/>
              <w:jc w:val="right"/>
              <w:rPr>
                <w:del w:id="276" w:author="sawtelles" w:date="2015-01-21T08:04:00Z"/>
                <w:rFonts w:ascii="Calibri" w:eastAsia="Times New Roman" w:hAnsi="Calibri" w:cs="Calibri"/>
                <w:color w:val="000000"/>
              </w:rPr>
            </w:pPr>
            <w:del w:id="277" w:author="sawtelles" w:date="2015-01-21T08:04:00Z">
              <w:r w:rsidRPr="00B374BE" w:rsidDel="00B67E10">
                <w:rPr>
                  <w:rFonts w:ascii="Calibri" w:eastAsia="Times New Roman" w:hAnsi="Calibri" w:cs="Calibri"/>
                  <w:color w:val="000000"/>
                </w:rPr>
                <w:delText>1.00E+05</w:delText>
              </w:r>
            </w:del>
          </w:p>
        </w:tc>
        <w:tc>
          <w:tcPr>
            <w:tcW w:w="950" w:type="dxa"/>
            <w:tcBorders>
              <w:top w:val="nil"/>
              <w:left w:val="nil"/>
              <w:bottom w:val="nil"/>
              <w:right w:val="nil"/>
            </w:tcBorders>
            <w:shd w:val="clear" w:color="auto" w:fill="auto"/>
            <w:noWrap/>
            <w:vAlign w:val="bottom"/>
            <w:hideMark/>
          </w:tcPr>
          <w:p w14:paraId="67EEB8DF" w14:textId="77777777" w:rsidR="00B374BE" w:rsidRPr="00B374BE" w:rsidDel="00B67E10" w:rsidRDefault="00B374BE" w:rsidP="00B374BE">
            <w:pPr>
              <w:spacing w:after="0" w:line="240" w:lineRule="auto"/>
              <w:jc w:val="right"/>
              <w:rPr>
                <w:del w:id="278" w:author="sawtelles" w:date="2015-01-21T08:04:00Z"/>
                <w:rFonts w:ascii="Calibri" w:eastAsia="Times New Roman" w:hAnsi="Calibri" w:cs="Calibri"/>
                <w:color w:val="000000"/>
              </w:rPr>
            </w:pPr>
            <w:del w:id="279" w:author="sawtelles" w:date="2015-01-21T08:04:00Z">
              <w:r w:rsidRPr="00B374BE" w:rsidDel="00B67E10">
                <w:rPr>
                  <w:rFonts w:ascii="Calibri" w:eastAsia="Times New Roman" w:hAnsi="Calibri" w:cs="Calibri"/>
                  <w:color w:val="000000"/>
                </w:rPr>
                <w:delText>7.4</w:delText>
              </w:r>
            </w:del>
          </w:p>
        </w:tc>
        <w:tc>
          <w:tcPr>
            <w:tcW w:w="950" w:type="dxa"/>
            <w:tcBorders>
              <w:top w:val="nil"/>
              <w:left w:val="nil"/>
              <w:bottom w:val="nil"/>
              <w:right w:val="nil"/>
            </w:tcBorders>
            <w:shd w:val="clear" w:color="auto" w:fill="auto"/>
            <w:noWrap/>
            <w:vAlign w:val="bottom"/>
            <w:hideMark/>
          </w:tcPr>
          <w:p w14:paraId="4C372923" w14:textId="77777777" w:rsidR="00B374BE" w:rsidRPr="00B374BE" w:rsidDel="00B67E10" w:rsidRDefault="00B374BE" w:rsidP="00B374BE">
            <w:pPr>
              <w:spacing w:after="0" w:line="240" w:lineRule="auto"/>
              <w:jc w:val="right"/>
              <w:rPr>
                <w:del w:id="280" w:author="sawtelles" w:date="2015-01-21T08:04:00Z"/>
                <w:rFonts w:ascii="Calibri" w:eastAsia="Times New Roman" w:hAnsi="Calibri" w:cs="Calibri"/>
                <w:color w:val="000000"/>
              </w:rPr>
            </w:pPr>
            <w:del w:id="281" w:author="sawtelles" w:date="2015-01-21T08:04:00Z">
              <w:r w:rsidRPr="00B374BE" w:rsidDel="00B67E10">
                <w:rPr>
                  <w:rFonts w:ascii="Calibri" w:eastAsia="Times New Roman" w:hAnsi="Calibri" w:cs="Calibri"/>
                  <w:color w:val="000000"/>
                </w:rPr>
                <w:delText>5.72</w:delText>
              </w:r>
            </w:del>
          </w:p>
        </w:tc>
        <w:tc>
          <w:tcPr>
            <w:tcW w:w="950" w:type="dxa"/>
            <w:tcBorders>
              <w:top w:val="nil"/>
              <w:left w:val="nil"/>
              <w:bottom w:val="nil"/>
              <w:right w:val="nil"/>
            </w:tcBorders>
            <w:shd w:val="clear" w:color="auto" w:fill="auto"/>
            <w:noWrap/>
            <w:vAlign w:val="bottom"/>
            <w:hideMark/>
          </w:tcPr>
          <w:p w14:paraId="7B3213A8" w14:textId="77777777" w:rsidR="00B374BE" w:rsidRPr="00B374BE" w:rsidDel="00B67E10" w:rsidRDefault="00B374BE" w:rsidP="00B374BE">
            <w:pPr>
              <w:spacing w:after="0" w:line="240" w:lineRule="auto"/>
              <w:jc w:val="right"/>
              <w:rPr>
                <w:del w:id="282" w:author="sawtelles" w:date="2015-01-21T08:04:00Z"/>
                <w:rFonts w:ascii="Calibri" w:eastAsia="Times New Roman" w:hAnsi="Calibri" w:cs="Calibri"/>
                <w:color w:val="000000"/>
              </w:rPr>
            </w:pPr>
            <w:del w:id="283" w:author="sawtelles" w:date="2015-01-21T08:04:00Z">
              <w:r w:rsidRPr="00B374BE" w:rsidDel="00B67E10">
                <w:rPr>
                  <w:rFonts w:ascii="Calibri" w:eastAsia="Times New Roman" w:hAnsi="Calibri" w:cs="Calibri"/>
                  <w:color w:val="000000"/>
                </w:rPr>
                <w:delText>5.76</w:delText>
              </w:r>
            </w:del>
          </w:p>
        </w:tc>
        <w:tc>
          <w:tcPr>
            <w:tcW w:w="950" w:type="dxa"/>
            <w:tcBorders>
              <w:top w:val="nil"/>
              <w:left w:val="nil"/>
              <w:bottom w:val="nil"/>
              <w:right w:val="single" w:sz="8" w:space="0" w:color="auto"/>
            </w:tcBorders>
            <w:shd w:val="clear" w:color="auto" w:fill="auto"/>
            <w:noWrap/>
            <w:vAlign w:val="bottom"/>
            <w:hideMark/>
          </w:tcPr>
          <w:p w14:paraId="4B28FC1B" w14:textId="77777777" w:rsidR="00B374BE" w:rsidRPr="00B374BE" w:rsidDel="00B67E10" w:rsidRDefault="00B374BE" w:rsidP="00B374BE">
            <w:pPr>
              <w:spacing w:after="0" w:line="240" w:lineRule="auto"/>
              <w:jc w:val="right"/>
              <w:rPr>
                <w:del w:id="284" w:author="sawtelles" w:date="2015-01-21T08:04:00Z"/>
                <w:rFonts w:ascii="Calibri" w:eastAsia="Times New Roman" w:hAnsi="Calibri" w:cs="Calibri"/>
                <w:color w:val="000000"/>
              </w:rPr>
            </w:pPr>
            <w:del w:id="285" w:author="sawtelles" w:date="2015-01-21T08:04:00Z">
              <w:r w:rsidRPr="00B374BE" w:rsidDel="00B67E10">
                <w:rPr>
                  <w:rFonts w:ascii="Calibri" w:eastAsia="Times New Roman" w:hAnsi="Calibri" w:cs="Calibri"/>
                  <w:color w:val="000000"/>
                </w:rPr>
                <w:delText>6.4</w:delText>
              </w:r>
            </w:del>
          </w:p>
        </w:tc>
      </w:tr>
      <w:tr w:rsidR="00B374BE" w:rsidRPr="00B374BE" w:rsidDel="00B67E10" w14:paraId="3D4C2A12" w14:textId="77777777" w:rsidTr="002173D4">
        <w:trPr>
          <w:trHeight w:val="300"/>
          <w:del w:id="286" w:author="sawtelles" w:date="2015-01-21T08:04:00Z"/>
        </w:trPr>
        <w:tc>
          <w:tcPr>
            <w:tcW w:w="963" w:type="dxa"/>
            <w:tcBorders>
              <w:top w:val="nil"/>
              <w:left w:val="single" w:sz="8" w:space="0" w:color="auto"/>
              <w:bottom w:val="nil"/>
              <w:right w:val="nil"/>
            </w:tcBorders>
            <w:shd w:val="clear" w:color="auto" w:fill="auto"/>
            <w:noWrap/>
            <w:vAlign w:val="bottom"/>
            <w:hideMark/>
          </w:tcPr>
          <w:p w14:paraId="3D3B6B10" w14:textId="77777777" w:rsidR="00B374BE" w:rsidRPr="00B374BE" w:rsidDel="00B67E10" w:rsidRDefault="00B374BE" w:rsidP="00B374BE">
            <w:pPr>
              <w:spacing w:after="0" w:line="240" w:lineRule="auto"/>
              <w:rPr>
                <w:del w:id="287" w:author="sawtelles" w:date="2015-01-21T08:04:00Z"/>
                <w:rFonts w:ascii="Calibri" w:eastAsia="Times New Roman" w:hAnsi="Calibri" w:cs="Calibri"/>
                <w:color w:val="000000"/>
              </w:rPr>
            </w:pPr>
            <w:del w:id="288" w:author="sawtelles" w:date="2015-01-21T08:04:00Z">
              <w:r w:rsidRPr="00B374BE" w:rsidDel="00B67E10">
                <w:rPr>
                  <w:rFonts w:ascii="Calibri" w:eastAsia="Times New Roman" w:hAnsi="Calibri" w:cs="Calibri"/>
                  <w:color w:val="000000"/>
                </w:rPr>
                <w:delText>250kHz</w:delText>
              </w:r>
            </w:del>
          </w:p>
        </w:tc>
        <w:tc>
          <w:tcPr>
            <w:tcW w:w="1047" w:type="dxa"/>
            <w:tcBorders>
              <w:top w:val="nil"/>
              <w:left w:val="nil"/>
              <w:bottom w:val="nil"/>
              <w:right w:val="single" w:sz="4" w:space="0" w:color="auto"/>
            </w:tcBorders>
            <w:shd w:val="clear" w:color="auto" w:fill="auto"/>
            <w:noWrap/>
            <w:vAlign w:val="bottom"/>
            <w:hideMark/>
          </w:tcPr>
          <w:p w14:paraId="2B870960" w14:textId="77777777" w:rsidR="00B374BE" w:rsidRPr="00B374BE" w:rsidDel="00B67E10" w:rsidRDefault="00B374BE" w:rsidP="00B374BE">
            <w:pPr>
              <w:spacing w:after="0" w:line="240" w:lineRule="auto"/>
              <w:jc w:val="right"/>
              <w:rPr>
                <w:del w:id="289" w:author="sawtelles" w:date="2015-01-21T08:04:00Z"/>
                <w:rFonts w:ascii="Calibri" w:eastAsia="Times New Roman" w:hAnsi="Calibri" w:cs="Calibri"/>
                <w:color w:val="000000"/>
              </w:rPr>
            </w:pPr>
            <w:del w:id="290" w:author="sawtelles" w:date="2015-01-21T08:04:00Z">
              <w:r w:rsidRPr="00B374BE" w:rsidDel="00B67E10">
                <w:rPr>
                  <w:rFonts w:ascii="Calibri" w:eastAsia="Times New Roman" w:hAnsi="Calibri" w:cs="Calibri"/>
                  <w:color w:val="000000"/>
                </w:rPr>
                <w:delText>2.50E+05</w:delText>
              </w:r>
            </w:del>
          </w:p>
        </w:tc>
        <w:tc>
          <w:tcPr>
            <w:tcW w:w="950" w:type="dxa"/>
            <w:tcBorders>
              <w:top w:val="nil"/>
              <w:left w:val="nil"/>
              <w:bottom w:val="nil"/>
              <w:right w:val="nil"/>
            </w:tcBorders>
            <w:shd w:val="clear" w:color="auto" w:fill="auto"/>
            <w:noWrap/>
            <w:vAlign w:val="bottom"/>
            <w:hideMark/>
          </w:tcPr>
          <w:p w14:paraId="767F6311" w14:textId="77777777" w:rsidR="00B374BE" w:rsidRPr="00B374BE" w:rsidDel="00B67E10" w:rsidRDefault="00B374BE" w:rsidP="00B374BE">
            <w:pPr>
              <w:spacing w:after="0" w:line="240" w:lineRule="auto"/>
              <w:jc w:val="right"/>
              <w:rPr>
                <w:del w:id="291" w:author="sawtelles" w:date="2015-01-21T08:04:00Z"/>
                <w:rFonts w:ascii="Calibri" w:eastAsia="Times New Roman" w:hAnsi="Calibri" w:cs="Calibri"/>
                <w:color w:val="000000"/>
              </w:rPr>
            </w:pPr>
            <w:del w:id="292" w:author="sawtelles" w:date="2015-01-21T08:04:00Z">
              <w:r w:rsidRPr="00B374BE" w:rsidDel="00B67E10">
                <w:rPr>
                  <w:rFonts w:ascii="Calibri" w:eastAsia="Times New Roman" w:hAnsi="Calibri" w:cs="Calibri"/>
                  <w:color w:val="000000"/>
                </w:rPr>
                <w:delText>7.4</w:delText>
              </w:r>
            </w:del>
          </w:p>
        </w:tc>
        <w:tc>
          <w:tcPr>
            <w:tcW w:w="950" w:type="dxa"/>
            <w:tcBorders>
              <w:top w:val="nil"/>
              <w:left w:val="nil"/>
              <w:bottom w:val="nil"/>
              <w:right w:val="nil"/>
            </w:tcBorders>
            <w:shd w:val="clear" w:color="auto" w:fill="auto"/>
            <w:noWrap/>
            <w:vAlign w:val="bottom"/>
            <w:hideMark/>
          </w:tcPr>
          <w:p w14:paraId="1008700D" w14:textId="77777777" w:rsidR="00B374BE" w:rsidRPr="00B374BE" w:rsidDel="00B67E10" w:rsidRDefault="00B374BE" w:rsidP="00B374BE">
            <w:pPr>
              <w:spacing w:after="0" w:line="240" w:lineRule="auto"/>
              <w:jc w:val="right"/>
              <w:rPr>
                <w:del w:id="293" w:author="sawtelles" w:date="2015-01-21T08:04:00Z"/>
                <w:rFonts w:ascii="Calibri" w:eastAsia="Times New Roman" w:hAnsi="Calibri" w:cs="Calibri"/>
                <w:color w:val="000000"/>
              </w:rPr>
            </w:pPr>
            <w:del w:id="294" w:author="sawtelles" w:date="2015-01-21T08:04:00Z">
              <w:r w:rsidRPr="00B374BE" w:rsidDel="00B67E10">
                <w:rPr>
                  <w:rFonts w:ascii="Calibri" w:eastAsia="Times New Roman" w:hAnsi="Calibri" w:cs="Calibri"/>
                  <w:color w:val="000000"/>
                </w:rPr>
                <w:delText>5.72</w:delText>
              </w:r>
            </w:del>
          </w:p>
        </w:tc>
        <w:tc>
          <w:tcPr>
            <w:tcW w:w="950" w:type="dxa"/>
            <w:tcBorders>
              <w:top w:val="nil"/>
              <w:left w:val="nil"/>
              <w:bottom w:val="nil"/>
              <w:right w:val="nil"/>
            </w:tcBorders>
            <w:shd w:val="clear" w:color="auto" w:fill="auto"/>
            <w:noWrap/>
            <w:vAlign w:val="bottom"/>
            <w:hideMark/>
          </w:tcPr>
          <w:p w14:paraId="2EBF535A" w14:textId="77777777" w:rsidR="00B374BE" w:rsidRPr="00B374BE" w:rsidDel="00B67E10" w:rsidRDefault="00B374BE" w:rsidP="00B374BE">
            <w:pPr>
              <w:spacing w:after="0" w:line="240" w:lineRule="auto"/>
              <w:jc w:val="right"/>
              <w:rPr>
                <w:del w:id="295" w:author="sawtelles" w:date="2015-01-21T08:04:00Z"/>
                <w:rFonts w:ascii="Calibri" w:eastAsia="Times New Roman" w:hAnsi="Calibri" w:cs="Calibri"/>
                <w:color w:val="000000"/>
              </w:rPr>
            </w:pPr>
            <w:del w:id="296" w:author="sawtelles" w:date="2015-01-21T08:04:00Z">
              <w:r w:rsidRPr="00B374BE" w:rsidDel="00B67E10">
                <w:rPr>
                  <w:rFonts w:ascii="Calibri" w:eastAsia="Times New Roman" w:hAnsi="Calibri" w:cs="Calibri"/>
                  <w:color w:val="000000"/>
                </w:rPr>
                <w:delText>5.76</w:delText>
              </w:r>
            </w:del>
          </w:p>
        </w:tc>
        <w:tc>
          <w:tcPr>
            <w:tcW w:w="950" w:type="dxa"/>
            <w:tcBorders>
              <w:top w:val="nil"/>
              <w:left w:val="nil"/>
              <w:bottom w:val="nil"/>
              <w:right w:val="single" w:sz="8" w:space="0" w:color="auto"/>
            </w:tcBorders>
            <w:shd w:val="clear" w:color="auto" w:fill="auto"/>
            <w:noWrap/>
            <w:vAlign w:val="bottom"/>
            <w:hideMark/>
          </w:tcPr>
          <w:p w14:paraId="7CED791C" w14:textId="77777777" w:rsidR="00B374BE" w:rsidRPr="00B374BE" w:rsidDel="00B67E10" w:rsidRDefault="00B374BE" w:rsidP="00B374BE">
            <w:pPr>
              <w:spacing w:after="0" w:line="240" w:lineRule="auto"/>
              <w:jc w:val="right"/>
              <w:rPr>
                <w:del w:id="297" w:author="sawtelles" w:date="2015-01-21T08:04:00Z"/>
                <w:rFonts w:ascii="Calibri" w:eastAsia="Times New Roman" w:hAnsi="Calibri" w:cs="Calibri"/>
                <w:color w:val="000000"/>
              </w:rPr>
            </w:pPr>
            <w:del w:id="298" w:author="sawtelles" w:date="2015-01-21T08:04:00Z">
              <w:r w:rsidRPr="00B374BE" w:rsidDel="00B67E10">
                <w:rPr>
                  <w:rFonts w:ascii="Calibri" w:eastAsia="Times New Roman" w:hAnsi="Calibri" w:cs="Calibri"/>
                  <w:color w:val="000000"/>
                </w:rPr>
                <w:delText>6.4</w:delText>
              </w:r>
            </w:del>
          </w:p>
        </w:tc>
      </w:tr>
      <w:tr w:rsidR="00B374BE" w:rsidRPr="00B374BE" w:rsidDel="00B67E10" w14:paraId="7DEB69DE" w14:textId="77777777" w:rsidTr="002173D4">
        <w:trPr>
          <w:trHeight w:val="300"/>
          <w:del w:id="299" w:author="sawtelles" w:date="2015-01-21T08:04:00Z"/>
        </w:trPr>
        <w:tc>
          <w:tcPr>
            <w:tcW w:w="963" w:type="dxa"/>
            <w:tcBorders>
              <w:top w:val="nil"/>
              <w:left w:val="single" w:sz="8" w:space="0" w:color="auto"/>
              <w:bottom w:val="nil"/>
              <w:right w:val="nil"/>
            </w:tcBorders>
            <w:shd w:val="clear" w:color="auto" w:fill="auto"/>
            <w:noWrap/>
            <w:vAlign w:val="bottom"/>
            <w:hideMark/>
          </w:tcPr>
          <w:p w14:paraId="2DF6DAF8" w14:textId="77777777" w:rsidR="00B374BE" w:rsidRPr="00B374BE" w:rsidDel="00B67E10" w:rsidRDefault="00B374BE" w:rsidP="00B374BE">
            <w:pPr>
              <w:spacing w:after="0" w:line="240" w:lineRule="auto"/>
              <w:rPr>
                <w:del w:id="300" w:author="sawtelles" w:date="2015-01-21T08:04:00Z"/>
                <w:rFonts w:ascii="Calibri" w:eastAsia="Times New Roman" w:hAnsi="Calibri" w:cs="Calibri"/>
                <w:color w:val="000000"/>
              </w:rPr>
            </w:pPr>
            <w:del w:id="301" w:author="sawtelles" w:date="2015-01-21T08:04:00Z">
              <w:r w:rsidRPr="00B374BE" w:rsidDel="00B67E10">
                <w:rPr>
                  <w:rFonts w:ascii="Calibri" w:eastAsia="Times New Roman" w:hAnsi="Calibri" w:cs="Calibri"/>
                  <w:color w:val="000000"/>
                </w:rPr>
                <w:delText>500kHz</w:delText>
              </w:r>
            </w:del>
          </w:p>
        </w:tc>
        <w:tc>
          <w:tcPr>
            <w:tcW w:w="1047" w:type="dxa"/>
            <w:tcBorders>
              <w:top w:val="nil"/>
              <w:left w:val="nil"/>
              <w:bottom w:val="nil"/>
              <w:right w:val="single" w:sz="4" w:space="0" w:color="auto"/>
            </w:tcBorders>
            <w:shd w:val="clear" w:color="auto" w:fill="auto"/>
            <w:noWrap/>
            <w:vAlign w:val="bottom"/>
            <w:hideMark/>
          </w:tcPr>
          <w:p w14:paraId="723B1B2E" w14:textId="77777777" w:rsidR="00B374BE" w:rsidRPr="00B374BE" w:rsidDel="00B67E10" w:rsidRDefault="00B374BE" w:rsidP="00B374BE">
            <w:pPr>
              <w:spacing w:after="0" w:line="240" w:lineRule="auto"/>
              <w:jc w:val="right"/>
              <w:rPr>
                <w:del w:id="302" w:author="sawtelles" w:date="2015-01-21T08:04:00Z"/>
                <w:rFonts w:ascii="Calibri" w:eastAsia="Times New Roman" w:hAnsi="Calibri" w:cs="Calibri"/>
                <w:color w:val="000000"/>
              </w:rPr>
            </w:pPr>
            <w:del w:id="303" w:author="sawtelles" w:date="2015-01-21T08:04:00Z">
              <w:r w:rsidRPr="00B374BE" w:rsidDel="00B67E10">
                <w:rPr>
                  <w:rFonts w:ascii="Calibri" w:eastAsia="Times New Roman" w:hAnsi="Calibri" w:cs="Calibri"/>
                  <w:color w:val="000000"/>
                </w:rPr>
                <w:delText>5.00E+05</w:delText>
              </w:r>
            </w:del>
          </w:p>
        </w:tc>
        <w:tc>
          <w:tcPr>
            <w:tcW w:w="950" w:type="dxa"/>
            <w:tcBorders>
              <w:top w:val="nil"/>
              <w:left w:val="nil"/>
              <w:bottom w:val="nil"/>
              <w:right w:val="nil"/>
            </w:tcBorders>
            <w:shd w:val="clear" w:color="auto" w:fill="auto"/>
            <w:noWrap/>
            <w:vAlign w:val="bottom"/>
            <w:hideMark/>
          </w:tcPr>
          <w:p w14:paraId="608EB1AA" w14:textId="77777777" w:rsidR="00B374BE" w:rsidRPr="00B374BE" w:rsidDel="00B67E10" w:rsidRDefault="00B374BE" w:rsidP="00B374BE">
            <w:pPr>
              <w:spacing w:after="0" w:line="240" w:lineRule="auto"/>
              <w:jc w:val="right"/>
              <w:rPr>
                <w:del w:id="304" w:author="sawtelles" w:date="2015-01-21T08:04:00Z"/>
                <w:rFonts w:ascii="Calibri" w:eastAsia="Times New Roman" w:hAnsi="Calibri" w:cs="Calibri"/>
                <w:color w:val="000000"/>
              </w:rPr>
            </w:pPr>
            <w:del w:id="305" w:author="sawtelles" w:date="2015-01-21T08:04:00Z">
              <w:r w:rsidRPr="00B374BE" w:rsidDel="00B67E10">
                <w:rPr>
                  <w:rFonts w:ascii="Calibri" w:eastAsia="Times New Roman" w:hAnsi="Calibri" w:cs="Calibri"/>
                  <w:color w:val="000000"/>
                </w:rPr>
                <w:delText>7.4</w:delText>
              </w:r>
            </w:del>
          </w:p>
        </w:tc>
        <w:tc>
          <w:tcPr>
            <w:tcW w:w="950" w:type="dxa"/>
            <w:tcBorders>
              <w:top w:val="nil"/>
              <w:left w:val="nil"/>
              <w:bottom w:val="nil"/>
              <w:right w:val="nil"/>
            </w:tcBorders>
            <w:shd w:val="clear" w:color="auto" w:fill="auto"/>
            <w:noWrap/>
            <w:vAlign w:val="bottom"/>
            <w:hideMark/>
          </w:tcPr>
          <w:p w14:paraId="5D42ADA2" w14:textId="77777777" w:rsidR="00B374BE" w:rsidRPr="00B374BE" w:rsidDel="00B67E10" w:rsidRDefault="00B374BE" w:rsidP="00B374BE">
            <w:pPr>
              <w:spacing w:after="0" w:line="240" w:lineRule="auto"/>
              <w:jc w:val="right"/>
              <w:rPr>
                <w:del w:id="306" w:author="sawtelles" w:date="2015-01-21T08:04:00Z"/>
                <w:rFonts w:ascii="Calibri" w:eastAsia="Times New Roman" w:hAnsi="Calibri" w:cs="Calibri"/>
                <w:color w:val="000000"/>
              </w:rPr>
            </w:pPr>
            <w:del w:id="307" w:author="sawtelles" w:date="2015-01-21T08:04:00Z">
              <w:r w:rsidRPr="00B374BE" w:rsidDel="00B67E10">
                <w:rPr>
                  <w:rFonts w:ascii="Calibri" w:eastAsia="Times New Roman" w:hAnsi="Calibri" w:cs="Calibri"/>
                  <w:color w:val="000000"/>
                </w:rPr>
                <w:delText>5.72</w:delText>
              </w:r>
            </w:del>
          </w:p>
        </w:tc>
        <w:tc>
          <w:tcPr>
            <w:tcW w:w="950" w:type="dxa"/>
            <w:tcBorders>
              <w:top w:val="nil"/>
              <w:left w:val="nil"/>
              <w:bottom w:val="nil"/>
              <w:right w:val="nil"/>
            </w:tcBorders>
            <w:shd w:val="clear" w:color="auto" w:fill="auto"/>
            <w:noWrap/>
            <w:vAlign w:val="bottom"/>
            <w:hideMark/>
          </w:tcPr>
          <w:p w14:paraId="620C08C0" w14:textId="77777777" w:rsidR="00B374BE" w:rsidRPr="00B374BE" w:rsidDel="00B67E10" w:rsidRDefault="00B374BE" w:rsidP="00B374BE">
            <w:pPr>
              <w:spacing w:after="0" w:line="240" w:lineRule="auto"/>
              <w:jc w:val="right"/>
              <w:rPr>
                <w:del w:id="308" w:author="sawtelles" w:date="2015-01-21T08:04:00Z"/>
                <w:rFonts w:ascii="Calibri" w:eastAsia="Times New Roman" w:hAnsi="Calibri" w:cs="Calibri"/>
                <w:color w:val="000000"/>
              </w:rPr>
            </w:pPr>
            <w:del w:id="309" w:author="sawtelles" w:date="2015-01-21T08:04:00Z">
              <w:r w:rsidRPr="00B374BE" w:rsidDel="00B67E10">
                <w:rPr>
                  <w:rFonts w:ascii="Calibri" w:eastAsia="Times New Roman" w:hAnsi="Calibri" w:cs="Calibri"/>
                  <w:color w:val="000000"/>
                </w:rPr>
                <w:delText>5.76</w:delText>
              </w:r>
            </w:del>
          </w:p>
        </w:tc>
        <w:tc>
          <w:tcPr>
            <w:tcW w:w="950" w:type="dxa"/>
            <w:tcBorders>
              <w:top w:val="nil"/>
              <w:left w:val="nil"/>
              <w:bottom w:val="nil"/>
              <w:right w:val="single" w:sz="8" w:space="0" w:color="auto"/>
            </w:tcBorders>
            <w:shd w:val="clear" w:color="auto" w:fill="auto"/>
            <w:noWrap/>
            <w:vAlign w:val="bottom"/>
            <w:hideMark/>
          </w:tcPr>
          <w:p w14:paraId="02B892FB" w14:textId="77777777" w:rsidR="00B374BE" w:rsidRPr="00B374BE" w:rsidDel="00B67E10" w:rsidRDefault="00B374BE" w:rsidP="00B374BE">
            <w:pPr>
              <w:spacing w:after="0" w:line="240" w:lineRule="auto"/>
              <w:jc w:val="right"/>
              <w:rPr>
                <w:del w:id="310" w:author="sawtelles" w:date="2015-01-21T08:04:00Z"/>
                <w:rFonts w:ascii="Calibri" w:eastAsia="Times New Roman" w:hAnsi="Calibri" w:cs="Calibri"/>
                <w:color w:val="000000"/>
              </w:rPr>
            </w:pPr>
            <w:del w:id="311" w:author="sawtelles" w:date="2015-01-21T08:04:00Z">
              <w:r w:rsidRPr="00B374BE" w:rsidDel="00B67E10">
                <w:rPr>
                  <w:rFonts w:ascii="Calibri" w:eastAsia="Times New Roman" w:hAnsi="Calibri" w:cs="Calibri"/>
                  <w:color w:val="000000"/>
                </w:rPr>
                <w:delText>6.36</w:delText>
              </w:r>
            </w:del>
          </w:p>
        </w:tc>
      </w:tr>
      <w:tr w:rsidR="00B374BE" w:rsidRPr="00B374BE" w:rsidDel="00B67E10" w14:paraId="7B0F89D3" w14:textId="77777777" w:rsidTr="002173D4">
        <w:trPr>
          <w:trHeight w:val="300"/>
          <w:del w:id="312" w:author="sawtelles" w:date="2015-01-21T08:04:00Z"/>
        </w:trPr>
        <w:tc>
          <w:tcPr>
            <w:tcW w:w="963" w:type="dxa"/>
            <w:tcBorders>
              <w:top w:val="nil"/>
              <w:left w:val="single" w:sz="8" w:space="0" w:color="auto"/>
              <w:bottom w:val="nil"/>
              <w:right w:val="nil"/>
            </w:tcBorders>
            <w:shd w:val="clear" w:color="auto" w:fill="auto"/>
            <w:noWrap/>
            <w:vAlign w:val="bottom"/>
            <w:hideMark/>
          </w:tcPr>
          <w:p w14:paraId="4B495CD1" w14:textId="77777777" w:rsidR="00B374BE" w:rsidRPr="00B374BE" w:rsidDel="00B67E10" w:rsidRDefault="00B374BE" w:rsidP="00B374BE">
            <w:pPr>
              <w:spacing w:after="0" w:line="240" w:lineRule="auto"/>
              <w:rPr>
                <w:del w:id="313" w:author="sawtelles" w:date="2015-01-21T08:04:00Z"/>
                <w:rFonts w:ascii="Calibri" w:eastAsia="Times New Roman" w:hAnsi="Calibri" w:cs="Calibri"/>
                <w:color w:val="000000"/>
              </w:rPr>
            </w:pPr>
            <w:del w:id="314" w:author="sawtelles" w:date="2015-01-21T08:04:00Z">
              <w:r w:rsidRPr="00B374BE" w:rsidDel="00B67E10">
                <w:rPr>
                  <w:rFonts w:ascii="Calibri" w:eastAsia="Times New Roman" w:hAnsi="Calibri" w:cs="Calibri"/>
                  <w:color w:val="000000"/>
                </w:rPr>
                <w:delText>1MHz</w:delText>
              </w:r>
            </w:del>
          </w:p>
        </w:tc>
        <w:tc>
          <w:tcPr>
            <w:tcW w:w="1047" w:type="dxa"/>
            <w:tcBorders>
              <w:top w:val="nil"/>
              <w:left w:val="nil"/>
              <w:bottom w:val="nil"/>
              <w:right w:val="single" w:sz="4" w:space="0" w:color="auto"/>
            </w:tcBorders>
            <w:shd w:val="clear" w:color="auto" w:fill="auto"/>
            <w:noWrap/>
            <w:vAlign w:val="bottom"/>
            <w:hideMark/>
          </w:tcPr>
          <w:p w14:paraId="587A8F5F" w14:textId="77777777" w:rsidR="00B374BE" w:rsidRPr="00B374BE" w:rsidDel="00B67E10" w:rsidRDefault="00B374BE" w:rsidP="00B374BE">
            <w:pPr>
              <w:spacing w:after="0" w:line="240" w:lineRule="auto"/>
              <w:jc w:val="right"/>
              <w:rPr>
                <w:del w:id="315" w:author="sawtelles" w:date="2015-01-21T08:04:00Z"/>
                <w:rFonts w:ascii="Calibri" w:eastAsia="Times New Roman" w:hAnsi="Calibri" w:cs="Calibri"/>
                <w:color w:val="000000"/>
              </w:rPr>
            </w:pPr>
            <w:del w:id="316" w:author="sawtelles" w:date="2015-01-21T08:04:00Z">
              <w:r w:rsidRPr="00B374BE" w:rsidDel="00B67E10">
                <w:rPr>
                  <w:rFonts w:ascii="Calibri" w:eastAsia="Times New Roman" w:hAnsi="Calibri" w:cs="Calibri"/>
                  <w:color w:val="000000"/>
                </w:rPr>
                <w:delText>1.00E+06</w:delText>
              </w:r>
            </w:del>
          </w:p>
        </w:tc>
        <w:tc>
          <w:tcPr>
            <w:tcW w:w="950" w:type="dxa"/>
            <w:tcBorders>
              <w:top w:val="nil"/>
              <w:left w:val="nil"/>
              <w:bottom w:val="nil"/>
              <w:right w:val="nil"/>
            </w:tcBorders>
            <w:shd w:val="clear" w:color="auto" w:fill="auto"/>
            <w:noWrap/>
            <w:vAlign w:val="bottom"/>
            <w:hideMark/>
          </w:tcPr>
          <w:p w14:paraId="70DB1A5B" w14:textId="77777777" w:rsidR="00B374BE" w:rsidRPr="00B374BE" w:rsidDel="00B67E10" w:rsidRDefault="00B374BE" w:rsidP="00B374BE">
            <w:pPr>
              <w:spacing w:after="0" w:line="240" w:lineRule="auto"/>
              <w:jc w:val="right"/>
              <w:rPr>
                <w:del w:id="317" w:author="sawtelles" w:date="2015-01-21T08:04:00Z"/>
                <w:rFonts w:ascii="Calibri" w:eastAsia="Times New Roman" w:hAnsi="Calibri" w:cs="Calibri"/>
                <w:color w:val="000000"/>
              </w:rPr>
            </w:pPr>
            <w:del w:id="318" w:author="sawtelles" w:date="2015-01-21T08:04:00Z">
              <w:r w:rsidRPr="00B374BE" w:rsidDel="00B67E10">
                <w:rPr>
                  <w:rFonts w:ascii="Calibri" w:eastAsia="Times New Roman" w:hAnsi="Calibri" w:cs="Calibri"/>
                  <w:color w:val="000000"/>
                </w:rPr>
                <w:delText>7.36</w:delText>
              </w:r>
            </w:del>
          </w:p>
        </w:tc>
        <w:tc>
          <w:tcPr>
            <w:tcW w:w="950" w:type="dxa"/>
            <w:tcBorders>
              <w:top w:val="nil"/>
              <w:left w:val="nil"/>
              <w:bottom w:val="nil"/>
              <w:right w:val="nil"/>
            </w:tcBorders>
            <w:shd w:val="clear" w:color="auto" w:fill="auto"/>
            <w:noWrap/>
            <w:vAlign w:val="bottom"/>
            <w:hideMark/>
          </w:tcPr>
          <w:p w14:paraId="208F1603" w14:textId="77777777" w:rsidR="00B374BE" w:rsidRPr="00B374BE" w:rsidDel="00B67E10" w:rsidRDefault="00B374BE" w:rsidP="00B374BE">
            <w:pPr>
              <w:spacing w:after="0" w:line="240" w:lineRule="auto"/>
              <w:jc w:val="right"/>
              <w:rPr>
                <w:del w:id="319" w:author="sawtelles" w:date="2015-01-21T08:04:00Z"/>
                <w:rFonts w:ascii="Calibri" w:eastAsia="Times New Roman" w:hAnsi="Calibri" w:cs="Calibri"/>
                <w:color w:val="000000"/>
              </w:rPr>
            </w:pPr>
            <w:del w:id="320" w:author="sawtelles" w:date="2015-01-21T08:04:00Z">
              <w:r w:rsidRPr="00B374BE" w:rsidDel="00B67E10">
                <w:rPr>
                  <w:rFonts w:ascii="Calibri" w:eastAsia="Times New Roman" w:hAnsi="Calibri" w:cs="Calibri"/>
                  <w:color w:val="000000"/>
                </w:rPr>
                <w:delText>5.56</w:delText>
              </w:r>
            </w:del>
          </w:p>
        </w:tc>
        <w:tc>
          <w:tcPr>
            <w:tcW w:w="950" w:type="dxa"/>
            <w:tcBorders>
              <w:top w:val="nil"/>
              <w:left w:val="nil"/>
              <w:bottom w:val="nil"/>
              <w:right w:val="nil"/>
            </w:tcBorders>
            <w:shd w:val="clear" w:color="auto" w:fill="auto"/>
            <w:noWrap/>
            <w:vAlign w:val="bottom"/>
            <w:hideMark/>
          </w:tcPr>
          <w:p w14:paraId="2C4C3BCB" w14:textId="77777777" w:rsidR="00B374BE" w:rsidRPr="00B374BE" w:rsidDel="00B67E10" w:rsidRDefault="00B374BE" w:rsidP="00B374BE">
            <w:pPr>
              <w:spacing w:after="0" w:line="240" w:lineRule="auto"/>
              <w:jc w:val="right"/>
              <w:rPr>
                <w:del w:id="321" w:author="sawtelles" w:date="2015-01-21T08:04:00Z"/>
                <w:rFonts w:ascii="Calibri" w:eastAsia="Times New Roman" w:hAnsi="Calibri" w:cs="Calibri"/>
                <w:color w:val="000000"/>
              </w:rPr>
            </w:pPr>
            <w:del w:id="322" w:author="sawtelles" w:date="2015-01-21T08:04:00Z">
              <w:r w:rsidRPr="00B374BE" w:rsidDel="00B67E10">
                <w:rPr>
                  <w:rFonts w:ascii="Calibri" w:eastAsia="Times New Roman" w:hAnsi="Calibri" w:cs="Calibri"/>
                  <w:color w:val="000000"/>
                </w:rPr>
                <w:delText>5.64</w:delText>
              </w:r>
            </w:del>
          </w:p>
        </w:tc>
        <w:tc>
          <w:tcPr>
            <w:tcW w:w="950" w:type="dxa"/>
            <w:tcBorders>
              <w:top w:val="nil"/>
              <w:left w:val="nil"/>
              <w:bottom w:val="nil"/>
              <w:right w:val="single" w:sz="8" w:space="0" w:color="auto"/>
            </w:tcBorders>
            <w:shd w:val="clear" w:color="auto" w:fill="auto"/>
            <w:noWrap/>
            <w:vAlign w:val="bottom"/>
            <w:hideMark/>
          </w:tcPr>
          <w:p w14:paraId="039EB843" w14:textId="77777777" w:rsidR="00B374BE" w:rsidRPr="00B374BE" w:rsidDel="00B67E10" w:rsidRDefault="00B374BE" w:rsidP="00B374BE">
            <w:pPr>
              <w:spacing w:after="0" w:line="240" w:lineRule="auto"/>
              <w:jc w:val="right"/>
              <w:rPr>
                <w:del w:id="323" w:author="sawtelles" w:date="2015-01-21T08:04:00Z"/>
                <w:rFonts w:ascii="Calibri" w:eastAsia="Times New Roman" w:hAnsi="Calibri" w:cs="Calibri"/>
                <w:color w:val="000000"/>
              </w:rPr>
            </w:pPr>
            <w:del w:id="324" w:author="sawtelles" w:date="2015-01-21T08:04:00Z">
              <w:r w:rsidRPr="00B374BE" w:rsidDel="00B67E10">
                <w:rPr>
                  <w:rFonts w:ascii="Calibri" w:eastAsia="Times New Roman" w:hAnsi="Calibri" w:cs="Calibri"/>
                  <w:color w:val="000000"/>
                </w:rPr>
                <w:delText>6.36</w:delText>
              </w:r>
            </w:del>
          </w:p>
        </w:tc>
      </w:tr>
      <w:tr w:rsidR="00B374BE" w:rsidRPr="00B374BE" w:rsidDel="00B67E10" w14:paraId="49F368AB" w14:textId="77777777" w:rsidTr="002173D4">
        <w:trPr>
          <w:trHeight w:val="300"/>
          <w:del w:id="325" w:author="sawtelles" w:date="2015-01-21T08:04:00Z"/>
        </w:trPr>
        <w:tc>
          <w:tcPr>
            <w:tcW w:w="963" w:type="dxa"/>
            <w:tcBorders>
              <w:top w:val="nil"/>
              <w:left w:val="single" w:sz="8" w:space="0" w:color="auto"/>
              <w:bottom w:val="nil"/>
              <w:right w:val="nil"/>
            </w:tcBorders>
            <w:shd w:val="clear" w:color="auto" w:fill="auto"/>
            <w:noWrap/>
            <w:vAlign w:val="bottom"/>
            <w:hideMark/>
          </w:tcPr>
          <w:p w14:paraId="1E27594B" w14:textId="77777777" w:rsidR="00B374BE" w:rsidRPr="00B374BE" w:rsidDel="00B67E10" w:rsidRDefault="00B374BE" w:rsidP="00B374BE">
            <w:pPr>
              <w:spacing w:after="0" w:line="240" w:lineRule="auto"/>
              <w:rPr>
                <w:del w:id="326" w:author="sawtelles" w:date="2015-01-21T08:04:00Z"/>
                <w:rFonts w:ascii="Calibri" w:eastAsia="Times New Roman" w:hAnsi="Calibri" w:cs="Calibri"/>
                <w:color w:val="000000"/>
              </w:rPr>
            </w:pPr>
            <w:del w:id="327" w:author="sawtelles" w:date="2015-01-21T08:04:00Z">
              <w:r w:rsidRPr="00B374BE" w:rsidDel="00B67E10">
                <w:rPr>
                  <w:rFonts w:ascii="Calibri" w:eastAsia="Times New Roman" w:hAnsi="Calibri" w:cs="Calibri"/>
                  <w:color w:val="000000"/>
                </w:rPr>
                <w:delText>2MHz</w:delText>
              </w:r>
            </w:del>
          </w:p>
        </w:tc>
        <w:tc>
          <w:tcPr>
            <w:tcW w:w="1047" w:type="dxa"/>
            <w:tcBorders>
              <w:top w:val="nil"/>
              <w:left w:val="nil"/>
              <w:bottom w:val="nil"/>
              <w:right w:val="single" w:sz="4" w:space="0" w:color="auto"/>
            </w:tcBorders>
            <w:shd w:val="clear" w:color="auto" w:fill="auto"/>
            <w:noWrap/>
            <w:vAlign w:val="bottom"/>
            <w:hideMark/>
          </w:tcPr>
          <w:p w14:paraId="66994C9D" w14:textId="77777777" w:rsidR="00B374BE" w:rsidRPr="00B374BE" w:rsidDel="00B67E10" w:rsidRDefault="00B374BE" w:rsidP="00B374BE">
            <w:pPr>
              <w:spacing w:after="0" w:line="240" w:lineRule="auto"/>
              <w:jc w:val="right"/>
              <w:rPr>
                <w:del w:id="328" w:author="sawtelles" w:date="2015-01-21T08:04:00Z"/>
                <w:rFonts w:ascii="Calibri" w:eastAsia="Times New Roman" w:hAnsi="Calibri" w:cs="Calibri"/>
                <w:color w:val="000000"/>
              </w:rPr>
            </w:pPr>
            <w:del w:id="329" w:author="sawtelles" w:date="2015-01-21T08:04:00Z">
              <w:r w:rsidRPr="00B374BE" w:rsidDel="00B67E10">
                <w:rPr>
                  <w:rFonts w:ascii="Calibri" w:eastAsia="Times New Roman" w:hAnsi="Calibri" w:cs="Calibri"/>
                  <w:color w:val="000000"/>
                </w:rPr>
                <w:delText>2.00E+06</w:delText>
              </w:r>
            </w:del>
          </w:p>
        </w:tc>
        <w:tc>
          <w:tcPr>
            <w:tcW w:w="950" w:type="dxa"/>
            <w:tcBorders>
              <w:top w:val="nil"/>
              <w:left w:val="nil"/>
              <w:bottom w:val="nil"/>
              <w:right w:val="nil"/>
            </w:tcBorders>
            <w:shd w:val="clear" w:color="auto" w:fill="auto"/>
            <w:noWrap/>
            <w:vAlign w:val="bottom"/>
            <w:hideMark/>
          </w:tcPr>
          <w:p w14:paraId="221D0FFC" w14:textId="77777777" w:rsidR="00B374BE" w:rsidRPr="00B374BE" w:rsidDel="00B67E10" w:rsidRDefault="00B374BE" w:rsidP="00B374BE">
            <w:pPr>
              <w:spacing w:after="0" w:line="240" w:lineRule="auto"/>
              <w:jc w:val="right"/>
              <w:rPr>
                <w:del w:id="330" w:author="sawtelles" w:date="2015-01-21T08:04:00Z"/>
                <w:rFonts w:ascii="Calibri" w:eastAsia="Times New Roman" w:hAnsi="Calibri" w:cs="Calibri"/>
                <w:color w:val="000000"/>
              </w:rPr>
            </w:pPr>
            <w:del w:id="331" w:author="sawtelles" w:date="2015-01-21T08:04:00Z">
              <w:r w:rsidRPr="00B374BE" w:rsidDel="00B67E10">
                <w:rPr>
                  <w:rFonts w:ascii="Calibri" w:eastAsia="Times New Roman" w:hAnsi="Calibri" w:cs="Calibri"/>
                  <w:color w:val="000000"/>
                </w:rPr>
                <w:delText>7.4</w:delText>
              </w:r>
            </w:del>
          </w:p>
        </w:tc>
        <w:tc>
          <w:tcPr>
            <w:tcW w:w="950" w:type="dxa"/>
            <w:tcBorders>
              <w:top w:val="nil"/>
              <w:left w:val="nil"/>
              <w:bottom w:val="nil"/>
              <w:right w:val="nil"/>
            </w:tcBorders>
            <w:shd w:val="clear" w:color="auto" w:fill="auto"/>
            <w:noWrap/>
            <w:vAlign w:val="bottom"/>
            <w:hideMark/>
          </w:tcPr>
          <w:p w14:paraId="4FFAEE11" w14:textId="77777777" w:rsidR="00B374BE" w:rsidRPr="00B374BE" w:rsidDel="00B67E10" w:rsidRDefault="00B374BE" w:rsidP="00B374BE">
            <w:pPr>
              <w:spacing w:after="0" w:line="240" w:lineRule="auto"/>
              <w:jc w:val="right"/>
              <w:rPr>
                <w:del w:id="332" w:author="sawtelles" w:date="2015-01-21T08:04:00Z"/>
                <w:rFonts w:ascii="Calibri" w:eastAsia="Times New Roman" w:hAnsi="Calibri" w:cs="Calibri"/>
                <w:color w:val="000000"/>
              </w:rPr>
            </w:pPr>
            <w:del w:id="333" w:author="sawtelles" w:date="2015-01-21T08:04:00Z">
              <w:r w:rsidRPr="00B374BE" w:rsidDel="00B67E10">
                <w:rPr>
                  <w:rFonts w:ascii="Calibri" w:eastAsia="Times New Roman" w:hAnsi="Calibri" w:cs="Calibri"/>
                  <w:color w:val="000000"/>
                </w:rPr>
                <w:delText>5.56</w:delText>
              </w:r>
            </w:del>
          </w:p>
        </w:tc>
        <w:tc>
          <w:tcPr>
            <w:tcW w:w="950" w:type="dxa"/>
            <w:tcBorders>
              <w:top w:val="nil"/>
              <w:left w:val="nil"/>
              <w:bottom w:val="nil"/>
              <w:right w:val="nil"/>
            </w:tcBorders>
            <w:shd w:val="clear" w:color="auto" w:fill="auto"/>
            <w:noWrap/>
            <w:vAlign w:val="bottom"/>
            <w:hideMark/>
          </w:tcPr>
          <w:p w14:paraId="688BF2DE" w14:textId="77777777" w:rsidR="00B374BE" w:rsidRPr="00B374BE" w:rsidDel="00B67E10" w:rsidRDefault="00B374BE" w:rsidP="00B374BE">
            <w:pPr>
              <w:spacing w:after="0" w:line="240" w:lineRule="auto"/>
              <w:jc w:val="right"/>
              <w:rPr>
                <w:del w:id="334" w:author="sawtelles" w:date="2015-01-21T08:04:00Z"/>
                <w:rFonts w:ascii="Calibri" w:eastAsia="Times New Roman" w:hAnsi="Calibri" w:cs="Calibri"/>
                <w:color w:val="000000"/>
              </w:rPr>
            </w:pPr>
            <w:del w:id="335" w:author="sawtelles" w:date="2015-01-21T08:04:00Z">
              <w:r w:rsidRPr="00B374BE" w:rsidDel="00B67E10">
                <w:rPr>
                  <w:rFonts w:ascii="Calibri" w:eastAsia="Times New Roman" w:hAnsi="Calibri" w:cs="Calibri"/>
                  <w:color w:val="000000"/>
                </w:rPr>
                <w:delText>5.64</w:delText>
              </w:r>
            </w:del>
          </w:p>
        </w:tc>
        <w:tc>
          <w:tcPr>
            <w:tcW w:w="950" w:type="dxa"/>
            <w:tcBorders>
              <w:top w:val="nil"/>
              <w:left w:val="nil"/>
              <w:bottom w:val="nil"/>
              <w:right w:val="single" w:sz="8" w:space="0" w:color="auto"/>
            </w:tcBorders>
            <w:shd w:val="clear" w:color="auto" w:fill="auto"/>
            <w:noWrap/>
            <w:vAlign w:val="bottom"/>
            <w:hideMark/>
          </w:tcPr>
          <w:p w14:paraId="5BF10FAE" w14:textId="77777777" w:rsidR="00B374BE" w:rsidRPr="00B374BE" w:rsidDel="00B67E10" w:rsidRDefault="00B374BE" w:rsidP="00B374BE">
            <w:pPr>
              <w:spacing w:after="0" w:line="240" w:lineRule="auto"/>
              <w:jc w:val="right"/>
              <w:rPr>
                <w:del w:id="336" w:author="sawtelles" w:date="2015-01-21T08:04:00Z"/>
                <w:rFonts w:ascii="Calibri" w:eastAsia="Times New Roman" w:hAnsi="Calibri" w:cs="Calibri"/>
                <w:color w:val="000000"/>
              </w:rPr>
            </w:pPr>
            <w:del w:id="337" w:author="sawtelles" w:date="2015-01-21T08:04:00Z">
              <w:r w:rsidRPr="00B374BE" w:rsidDel="00B67E10">
                <w:rPr>
                  <w:rFonts w:ascii="Calibri" w:eastAsia="Times New Roman" w:hAnsi="Calibri" w:cs="Calibri"/>
                  <w:color w:val="000000"/>
                </w:rPr>
                <w:delText>6.36</w:delText>
              </w:r>
            </w:del>
          </w:p>
        </w:tc>
      </w:tr>
      <w:tr w:rsidR="00B374BE" w:rsidRPr="00B374BE" w:rsidDel="00B67E10" w14:paraId="5915BFA1" w14:textId="77777777" w:rsidTr="002173D4">
        <w:trPr>
          <w:trHeight w:val="300"/>
          <w:del w:id="338" w:author="sawtelles" w:date="2015-01-21T08:04:00Z"/>
        </w:trPr>
        <w:tc>
          <w:tcPr>
            <w:tcW w:w="963" w:type="dxa"/>
            <w:tcBorders>
              <w:top w:val="nil"/>
              <w:left w:val="single" w:sz="8" w:space="0" w:color="auto"/>
              <w:bottom w:val="nil"/>
              <w:right w:val="nil"/>
            </w:tcBorders>
            <w:shd w:val="clear" w:color="auto" w:fill="auto"/>
            <w:noWrap/>
            <w:vAlign w:val="bottom"/>
            <w:hideMark/>
          </w:tcPr>
          <w:p w14:paraId="1A033586" w14:textId="77777777" w:rsidR="00B374BE" w:rsidRPr="00B374BE" w:rsidDel="00B67E10" w:rsidRDefault="00B374BE" w:rsidP="00B374BE">
            <w:pPr>
              <w:spacing w:after="0" w:line="240" w:lineRule="auto"/>
              <w:rPr>
                <w:del w:id="339" w:author="sawtelles" w:date="2015-01-21T08:04:00Z"/>
                <w:rFonts w:ascii="Calibri" w:eastAsia="Times New Roman" w:hAnsi="Calibri" w:cs="Calibri"/>
                <w:color w:val="000000"/>
              </w:rPr>
            </w:pPr>
            <w:del w:id="340" w:author="sawtelles" w:date="2015-01-21T08:04:00Z">
              <w:r w:rsidRPr="00B374BE" w:rsidDel="00B67E10">
                <w:rPr>
                  <w:rFonts w:ascii="Calibri" w:eastAsia="Times New Roman" w:hAnsi="Calibri" w:cs="Calibri"/>
                  <w:color w:val="000000"/>
                </w:rPr>
                <w:delText>5MHz</w:delText>
              </w:r>
            </w:del>
          </w:p>
        </w:tc>
        <w:tc>
          <w:tcPr>
            <w:tcW w:w="1047" w:type="dxa"/>
            <w:tcBorders>
              <w:top w:val="nil"/>
              <w:left w:val="nil"/>
              <w:bottom w:val="nil"/>
              <w:right w:val="single" w:sz="4" w:space="0" w:color="auto"/>
            </w:tcBorders>
            <w:shd w:val="clear" w:color="auto" w:fill="auto"/>
            <w:noWrap/>
            <w:vAlign w:val="bottom"/>
            <w:hideMark/>
          </w:tcPr>
          <w:p w14:paraId="08292183" w14:textId="77777777" w:rsidR="00B374BE" w:rsidRPr="00B374BE" w:rsidDel="00B67E10" w:rsidRDefault="00B374BE" w:rsidP="00B374BE">
            <w:pPr>
              <w:spacing w:after="0" w:line="240" w:lineRule="auto"/>
              <w:jc w:val="right"/>
              <w:rPr>
                <w:del w:id="341" w:author="sawtelles" w:date="2015-01-21T08:04:00Z"/>
                <w:rFonts w:ascii="Calibri" w:eastAsia="Times New Roman" w:hAnsi="Calibri" w:cs="Calibri"/>
                <w:color w:val="000000"/>
              </w:rPr>
            </w:pPr>
            <w:del w:id="342" w:author="sawtelles" w:date="2015-01-21T08:04:00Z">
              <w:r w:rsidRPr="00B374BE" w:rsidDel="00B67E10">
                <w:rPr>
                  <w:rFonts w:ascii="Calibri" w:eastAsia="Times New Roman" w:hAnsi="Calibri" w:cs="Calibri"/>
                  <w:color w:val="000000"/>
                </w:rPr>
                <w:delText>5.00E+06</w:delText>
              </w:r>
            </w:del>
          </w:p>
        </w:tc>
        <w:tc>
          <w:tcPr>
            <w:tcW w:w="950" w:type="dxa"/>
            <w:tcBorders>
              <w:top w:val="nil"/>
              <w:left w:val="nil"/>
              <w:bottom w:val="nil"/>
              <w:right w:val="nil"/>
            </w:tcBorders>
            <w:shd w:val="clear" w:color="auto" w:fill="auto"/>
            <w:noWrap/>
            <w:vAlign w:val="bottom"/>
            <w:hideMark/>
          </w:tcPr>
          <w:p w14:paraId="2CF74B2C" w14:textId="77777777" w:rsidR="00B374BE" w:rsidRPr="00B374BE" w:rsidDel="00B67E10" w:rsidRDefault="00B374BE" w:rsidP="00B374BE">
            <w:pPr>
              <w:spacing w:after="0" w:line="240" w:lineRule="auto"/>
              <w:jc w:val="right"/>
              <w:rPr>
                <w:del w:id="343" w:author="sawtelles" w:date="2015-01-21T08:04:00Z"/>
                <w:rFonts w:ascii="Calibri" w:eastAsia="Times New Roman" w:hAnsi="Calibri" w:cs="Calibri"/>
                <w:color w:val="000000"/>
              </w:rPr>
            </w:pPr>
            <w:del w:id="344" w:author="sawtelles" w:date="2015-01-21T08:04:00Z">
              <w:r w:rsidRPr="00B374BE" w:rsidDel="00B67E10">
                <w:rPr>
                  <w:rFonts w:ascii="Calibri" w:eastAsia="Times New Roman" w:hAnsi="Calibri" w:cs="Calibri"/>
                  <w:color w:val="000000"/>
                </w:rPr>
                <w:delText>7.4</w:delText>
              </w:r>
            </w:del>
          </w:p>
        </w:tc>
        <w:tc>
          <w:tcPr>
            <w:tcW w:w="950" w:type="dxa"/>
            <w:tcBorders>
              <w:top w:val="nil"/>
              <w:left w:val="nil"/>
              <w:bottom w:val="nil"/>
              <w:right w:val="nil"/>
            </w:tcBorders>
            <w:shd w:val="clear" w:color="auto" w:fill="auto"/>
            <w:noWrap/>
            <w:vAlign w:val="bottom"/>
            <w:hideMark/>
          </w:tcPr>
          <w:p w14:paraId="260BB3BF" w14:textId="77777777" w:rsidR="00B374BE" w:rsidRPr="00B374BE" w:rsidDel="00B67E10" w:rsidRDefault="00B374BE" w:rsidP="00B374BE">
            <w:pPr>
              <w:spacing w:after="0" w:line="240" w:lineRule="auto"/>
              <w:jc w:val="right"/>
              <w:rPr>
                <w:del w:id="345" w:author="sawtelles" w:date="2015-01-21T08:04:00Z"/>
                <w:rFonts w:ascii="Calibri" w:eastAsia="Times New Roman" w:hAnsi="Calibri" w:cs="Calibri"/>
                <w:color w:val="000000"/>
              </w:rPr>
            </w:pPr>
            <w:del w:id="346" w:author="sawtelles" w:date="2015-01-21T08:04:00Z">
              <w:r w:rsidRPr="00B374BE" w:rsidDel="00B67E10">
                <w:rPr>
                  <w:rFonts w:ascii="Calibri" w:eastAsia="Times New Roman" w:hAnsi="Calibri" w:cs="Calibri"/>
                  <w:color w:val="000000"/>
                </w:rPr>
                <w:delText>5.2</w:delText>
              </w:r>
            </w:del>
          </w:p>
        </w:tc>
        <w:tc>
          <w:tcPr>
            <w:tcW w:w="950" w:type="dxa"/>
            <w:tcBorders>
              <w:top w:val="nil"/>
              <w:left w:val="nil"/>
              <w:bottom w:val="nil"/>
              <w:right w:val="nil"/>
            </w:tcBorders>
            <w:shd w:val="clear" w:color="auto" w:fill="auto"/>
            <w:noWrap/>
            <w:vAlign w:val="bottom"/>
            <w:hideMark/>
          </w:tcPr>
          <w:p w14:paraId="29FB7B48" w14:textId="77777777" w:rsidR="00B374BE" w:rsidRPr="00B374BE" w:rsidDel="00B67E10" w:rsidRDefault="00B374BE" w:rsidP="00B374BE">
            <w:pPr>
              <w:spacing w:after="0" w:line="240" w:lineRule="auto"/>
              <w:jc w:val="right"/>
              <w:rPr>
                <w:del w:id="347" w:author="sawtelles" w:date="2015-01-21T08:04:00Z"/>
                <w:rFonts w:ascii="Calibri" w:eastAsia="Times New Roman" w:hAnsi="Calibri" w:cs="Calibri"/>
                <w:color w:val="000000"/>
              </w:rPr>
            </w:pPr>
            <w:del w:id="348" w:author="sawtelles" w:date="2015-01-21T08:04:00Z">
              <w:r w:rsidRPr="00B374BE" w:rsidDel="00B67E10">
                <w:rPr>
                  <w:rFonts w:ascii="Calibri" w:eastAsia="Times New Roman" w:hAnsi="Calibri" w:cs="Calibri"/>
                  <w:color w:val="000000"/>
                </w:rPr>
                <w:delText>5.32</w:delText>
              </w:r>
            </w:del>
          </w:p>
        </w:tc>
        <w:tc>
          <w:tcPr>
            <w:tcW w:w="950" w:type="dxa"/>
            <w:tcBorders>
              <w:top w:val="nil"/>
              <w:left w:val="nil"/>
              <w:bottom w:val="nil"/>
              <w:right w:val="single" w:sz="8" w:space="0" w:color="auto"/>
            </w:tcBorders>
            <w:shd w:val="clear" w:color="auto" w:fill="auto"/>
            <w:noWrap/>
            <w:vAlign w:val="bottom"/>
            <w:hideMark/>
          </w:tcPr>
          <w:p w14:paraId="2FB54B47" w14:textId="77777777" w:rsidR="00B374BE" w:rsidRPr="00B374BE" w:rsidDel="00B67E10" w:rsidRDefault="00B374BE" w:rsidP="00B374BE">
            <w:pPr>
              <w:spacing w:after="0" w:line="240" w:lineRule="auto"/>
              <w:jc w:val="right"/>
              <w:rPr>
                <w:del w:id="349" w:author="sawtelles" w:date="2015-01-21T08:04:00Z"/>
                <w:rFonts w:ascii="Calibri" w:eastAsia="Times New Roman" w:hAnsi="Calibri" w:cs="Calibri"/>
                <w:color w:val="000000"/>
              </w:rPr>
            </w:pPr>
            <w:del w:id="350" w:author="sawtelles" w:date="2015-01-21T08:04:00Z">
              <w:r w:rsidRPr="00B374BE" w:rsidDel="00B67E10">
                <w:rPr>
                  <w:rFonts w:ascii="Calibri" w:eastAsia="Times New Roman" w:hAnsi="Calibri" w:cs="Calibri"/>
                  <w:color w:val="000000"/>
                </w:rPr>
                <w:delText>6.36</w:delText>
              </w:r>
            </w:del>
          </w:p>
        </w:tc>
      </w:tr>
      <w:tr w:rsidR="00B374BE" w:rsidRPr="00B374BE" w:rsidDel="00B67E10" w14:paraId="5B61A9B1" w14:textId="77777777" w:rsidTr="002173D4">
        <w:trPr>
          <w:trHeight w:val="300"/>
          <w:del w:id="351" w:author="sawtelles" w:date="2015-01-21T08:04:00Z"/>
        </w:trPr>
        <w:tc>
          <w:tcPr>
            <w:tcW w:w="963" w:type="dxa"/>
            <w:tcBorders>
              <w:top w:val="nil"/>
              <w:left w:val="single" w:sz="8" w:space="0" w:color="auto"/>
              <w:bottom w:val="nil"/>
              <w:right w:val="nil"/>
            </w:tcBorders>
            <w:shd w:val="clear" w:color="auto" w:fill="auto"/>
            <w:noWrap/>
            <w:vAlign w:val="bottom"/>
            <w:hideMark/>
          </w:tcPr>
          <w:p w14:paraId="32655F5A" w14:textId="77777777" w:rsidR="00B374BE" w:rsidRPr="00B374BE" w:rsidDel="00B67E10" w:rsidRDefault="00B374BE" w:rsidP="00B374BE">
            <w:pPr>
              <w:spacing w:after="0" w:line="240" w:lineRule="auto"/>
              <w:rPr>
                <w:del w:id="352" w:author="sawtelles" w:date="2015-01-21T08:04:00Z"/>
                <w:rFonts w:ascii="Calibri" w:eastAsia="Times New Roman" w:hAnsi="Calibri" w:cs="Calibri"/>
                <w:color w:val="000000"/>
              </w:rPr>
            </w:pPr>
            <w:del w:id="353" w:author="sawtelles" w:date="2015-01-21T08:04:00Z">
              <w:r w:rsidRPr="00B374BE" w:rsidDel="00B67E10">
                <w:rPr>
                  <w:rFonts w:ascii="Calibri" w:eastAsia="Times New Roman" w:hAnsi="Calibri" w:cs="Calibri"/>
                  <w:color w:val="000000"/>
                </w:rPr>
                <w:delText>10MHz</w:delText>
              </w:r>
            </w:del>
          </w:p>
        </w:tc>
        <w:tc>
          <w:tcPr>
            <w:tcW w:w="1047" w:type="dxa"/>
            <w:tcBorders>
              <w:top w:val="nil"/>
              <w:left w:val="nil"/>
              <w:bottom w:val="nil"/>
              <w:right w:val="single" w:sz="4" w:space="0" w:color="auto"/>
            </w:tcBorders>
            <w:shd w:val="clear" w:color="auto" w:fill="auto"/>
            <w:noWrap/>
            <w:vAlign w:val="bottom"/>
            <w:hideMark/>
          </w:tcPr>
          <w:p w14:paraId="7607CDB1" w14:textId="77777777" w:rsidR="00B374BE" w:rsidRPr="00B374BE" w:rsidDel="00B67E10" w:rsidRDefault="00B374BE" w:rsidP="00B374BE">
            <w:pPr>
              <w:spacing w:after="0" w:line="240" w:lineRule="auto"/>
              <w:jc w:val="right"/>
              <w:rPr>
                <w:del w:id="354" w:author="sawtelles" w:date="2015-01-21T08:04:00Z"/>
                <w:rFonts w:ascii="Calibri" w:eastAsia="Times New Roman" w:hAnsi="Calibri" w:cs="Calibri"/>
                <w:color w:val="000000"/>
              </w:rPr>
            </w:pPr>
            <w:del w:id="355" w:author="sawtelles" w:date="2015-01-21T08:04:00Z">
              <w:r w:rsidRPr="00B374BE" w:rsidDel="00B67E10">
                <w:rPr>
                  <w:rFonts w:ascii="Calibri" w:eastAsia="Times New Roman" w:hAnsi="Calibri" w:cs="Calibri"/>
                  <w:color w:val="000000"/>
                </w:rPr>
                <w:delText>1.00E+07</w:delText>
              </w:r>
            </w:del>
          </w:p>
        </w:tc>
        <w:tc>
          <w:tcPr>
            <w:tcW w:w="950" w:type="dxa"/>
            <w:tcBorders>
              <w:top w:val="nil"/>
              <w:left w:val="nil"/>
              <w:bottom w:val="nil"/>
              <w:right w:val="nil"/>
            </w:tcBorders>
            <w:shd w:val="clear" w:color="auto" w:fill="auto"/>
            <w:noWrap/>
            <w:vAlign w:val="bottom"/>
            <w:hideMark/>
          </w:tcPr>
          <w:p w14:paraId="246B02E0" w14:textId="77777777" w:rsidR="00B374BE" w:rsidRPr="00B374BE" w:rsidDel="00B67E10" w:rsidRDefault="00B374BE" w:rsidP="00B374BE">
            <w:pPr>
              <w:spacing w:after="0" w:line="240" w:lineRule="auto"/>
              <w:jc w:val="right"/>
              <w:rPr>
                <w:del w:id="356" w:author="sawtelles" w:date="2015-01-21T08:04:00Z"/>
                <w:rFonts w:ascii="Calibri" w:eastAsia="Times New Roman" w:hAnsi="Calibri" w:cs="Calibri"/>
                <w:color w:val="000000"/>
              </w:rPr>
            </w:pPr>
            <w:del w:id="357" w:author="sawtelles" w:date="2015-01-21T08:04:00Z">
              <w:r w:rsidRPr="00B374BE" w:rsidDel="00B67E10">
                <w:rPr>
                  <w:rFonts w:ascii="Calibri" w:eastAsia="Times New Roman" w:hAnsi="Calibri" w:cs="Calibri"/>
                  <w:color w:val="000000"/>
                </w:rPr>
                <w:delText>7.4</w:delText>
              </w:r>
            </w:del>
          </w:p>
        </w:tc>
        <w:tc>
          <w:tcPr>
            <w:tcW w:w="950" w:type="dxa"/>
            <w:tcBorders>
              <w:top w:val="nil"/>
              <w:left w:val="nil"/>
              <w:bottom w:val="nil"/>
              <w:right w:val="nil"/>
            </w:tcBorders>
            <w:shd w:val="clear" w:color="auto" w:fill="auto"/>
            <w:noWrap/>
            <w:vAlign w:val="bottom"/>
            <w:hideMark/>
          </w:tcPr>
          <w:p w14:paraId="385A23B7" w14:textId="77777777" w:rsidR="00B374BE" w:rsidRPr="00B374BE" w:rsidDel="00B67E10" w:rsidRDefault="00B374BE" w:rsidP="00B374BE">
            <w:pPr>
              <w:spacing w:after="0" w:line="240" w:lineRule="auto"/>
              <w:jc w:val="right"/>
              <w:rPr>
                <w:del w:id="358" w:author="sawtelles" w:date="2015-01-21T08:04:00Z"/>
                <w:rFonts w:ascii="Calibri" w:eastAsia="Times New Roman" w:hAnsi="Calibri" w:cs="Calibri"/>
                <w:color w:val="000000"/>
              </w:rPr>
            </w:pPr>
            <w:del w:id="359" w:author="sawtelles" w:date="2015-01-21T08:04:00Z">
              <w:r w:rsidRPr="00B374BE" w:rsidDel="00B67E10">
                <w:rPr>
                  <w:rFonts w:ascii="Calibri" w:eastAsia="Times New Roman" w:hAnsi="Calibri" w:cs="Calibri"/>
                  <w:color w:val="000000"/>
                </w:rPr>
                <w:delText>4.84</w:delText>
              </w:r>
            </w:del>
          </w:p>
        </w:tc>
        <w:tc>
          <w:tcPr>
            <w:tcW w:w="950" w:type="dxa"/>
            <w:tcBorders>
              <w:top w:val="nil"/>
              <w:left w:val="nil"/>
              <w:bottom w:val="nil"/>
              <w:right w:val="nil"/>
            </w:tcBorders>
            <w:shd w:val="clear" w:color="auto" w:fill="auto"/>
            <w:noWrap/>
            <w:vAlign w:val="bottom"/>
            <w:hideMark/>
          </w:tcPr>
          <w:p w14:paraId="7519033C" w14:textId="77777777" w:rsidR="00B374BE" w:rsidRPr="00B374BE" w:rsidDel="00B67E10" w:rsidRDefault="00B374BE" w:rsidP="00B374BE">
            <w:pPr>
              <w:spacing w:after="0" w:line="240" w:lineRule="auto"/>
              <w:jc w:val="right"/>
              <w:rPr>
                <w:del w:id="360" w:author="sawtelles" w:date="2015-01-21T08:04:00Z"/>
                <w:rFonts w:ascii="Calibri" w:eastAsia="Times New Roman" w:hAnsi="Calibri" w:cs="Calibri"/>
                <w:color w:val="000000"/>
              </w:rPr>
            </w:pPr>
            <w:del w:id="361" w:author="sawtelles" w:date="2015-01-21T08:04:00Z">
              <w:r w:rsidRPr="00B374BE" w:rsidDel="00B67E10">
                <w:rPr>
                  <w:rFonts w:ascii="Calibri" w:eastAsia="Times New Roman" w:hAnsi="Calibri" w:cs="Calibri"/>
                  <w:color w:val="000000"/>
                </w:rPr>
                <w:delText>5</w:delText>
              </w:r>
            </w:del>
          </w:p>
        </w:tc>
        <w:tc>
          <w:tcPr>
            <w:tcW w:w="950" w:type="dxa"/>
            <w:tcBorders>
              <w:top w:val="nil"/>
              <w:left w:val="nil"/>
              <w:bottom w:val="nil"/>
              <w:right w:val="single" w:sz="8" w:space="0" w:color="auto"/>
            </w:tcBorders>
            <w:shd w:val="clear" w:color="auto" w:fill="auto"/>
            <w:noWrap/>
            <w:vAlign w:val="bottom"/>
            <w:hideMark/>
          </w:tcPr>
          <w:p w14:paraId="5B9E1A3E" w14:textId="77777777" w:rsidR="00B374BE" w:rsidRPr="00B374BE" w:rsidDel="00B67E10" w:rsidRDefault="00B374BE" w:rsidP="00B374BE">
            <w:pPr>
              <w:spacing w:after="0" w:line="240" w:lineRule="auto"/>
              <w:jc w:val="right"/>
              <w:rPr>
                <w:del w:id="362" w:author="sawtelles" w:date="2015-01-21T08:04:00Z"/>
                <w:rFonts w:ascii="Calibri" w:eastAsia="Times New Roman" w:hAnsi="Calibri" w:cs="Calibri"/>
                <w:color w:val="000000"/>
              </w:rPr>
            </w:pPr>
            <w:del w:id="363" w:author="sawtelles" w:date="2015-01-21T08:04:00Z">
              <w:r w:rsidRPr="00B374BE" w:rsidDel="00B67E10">
                <w:rPr>
                  <w:rFonts w:ascii="Calibri" w:eastAsia="Times New Roman" w:hAnsi="Calibri" w:cs="Calibri"/>
                  <w:color w:val="000000"/>
                </w:rPr>
                <w:delText>5.08</w:delText>
              </w:r>
            </w:del>
          </w:p>
        </w:tc>
      </w:tr>
      <w:tr w:rsidR="00B374BE" w:rsidRPr="00B374BE" w:rsidDel="00B67E10" w14:paraId="1DEAE617" w14:textId="77777777" w:rsidTr="002173D4">
        <w:trPr>
          <w:trHeight w:val="300"/>
          <w:del w:id="364" w:author="sawtelles" w:date="2015-01-21T08:04:00Z"/>
        </w:trPr>
        <w:tc>
          <w:tcPr>
            <w:tcW w:w="963" w:type="dxa"/>
            <w:tcBorders>
              <w:top w:val="nil"/>
              <w:left w:val="single" w:sz="8" w:space="0" w:color="auto"/>
              <w:bottom w:val="nil"/>
              <w:right w:val="nil"/>
            </w:tcBorders>
            <w:shd w:val="clear" w:color="auto" w:fill="auto"/>
            <w:noWrap/>
            <w:vAlign w:val="bottom"/>
            <w:hideMark/>
          </w:tcPr>
          <w:p w14:paraId="4CB7DE17" w14:textId="77777777" w:rsidR="00B374BE" w:rsidRPr="00B374BE" w:rsidDel="00B67E10" w:rsidRDefault="00B374BE" w:rsidP="00B374BE">
            <w:pPr>
              <w:spacing w:after="0" w:line="240" w:lineRule="auto"/>
              <w:rPr>
                <w:del w:id="365" w:author="sawtelles" w:date="2015-01-21T08:04:00Z"/>
                <w:rFonts w:ascii="Calibri" w:eastAsia="Times New Roman" w:hAnsi="Calibri" w:cs="Calibri"/>
                <w:color w:val="000000"/>
              </w:rPr>
            </w:pPr>
            <w:del w:id="366" w:author="sawtelles" w:date="2015-01-21T08:04:00Z">
              <w:r w:rsidRPr="00B374BE" w:rsidDel="00B67E10">
                <w:rPr>
                  <w:rFonts w:ascii="Calibri" w:eastAsia="Times New Roman" w:hAnsi="Calibri" w:cs="Calibri"/>
                  <w:color w:val="000000"/>
                </w:rPr>
                <w:delText>25MHz</w:delText>
              </w:r>
            </w:del>
          </w:p>
        </w:tc>
        <w:tc>
          <w:tcPr>
            <w:tcW w:w="1047" w:type="dxa"/>
            <w:tcBorders>
              <w:top w:val="nil"/>
              <w:left w:val="nil"/>
              <w:bottom w:val="nil"/>
              <w:right w:val="single" w:sz="4" w:space="0" w:color="auto"/>
            </w:tcBorders>
            <w:shd w:val="clear" w:color="auto" w:fill="auto"/>
            <w:noWrap/>
            <w:vAlign w:val="bottom"/>
            <w:hideMark/>
          </w:tcPr>
          <w:p w14:paraId="44CFFCAF" w14:textId="77777777" w:rsidR="00B374BE" w:rsidRPr="00B374BE" w:rsidDel="00B67E10" w:rsidRDefault="00B374BE" w:rsidP="00B374BE">
            <w:pPr>
              <w:spacing w:after="0" w:line="240" w:lineRule="auto"/>
              <w:jc w:val="right"/>
              <w:rPr>
                <w:del w:id="367" w:author="sawtelles" w:date="2015-01-21T08:04:00Z"/>
                <w:rFonts w:ascii="Calibri" w:eastAsia="Times New Roman" w:hAnsi="Calibri" w:cs="Calibri"/>
                <w:color w:val="000000"/>
              </w:rPr>
            </w:pPr>
            <w:del w:id="368" w:author="sawtelles" w:date="2015-01-21T08:04:00Z">
              <w:r w:rsidRPr="00B374BE" w:rsidDel="00B67E10">
                <w:rPr>
                  <w:rFonts w:ascii="Calibri" w:eastAsia="Times New Roman" w:hAnsi="Calibri" w:cs="Calibri"/>
                  <w:color w:val="000000"/>
                </w:rPr>
                <w:delText>2.50E+07</w:delText>
              </w:r>
            </w:del>
          </w:p>
        </w:tc>
        <w:tc>
          <w:tcPr>
            <w:tcW w:w="950" w:type="dxa"/>
            <w:tcBorders>
              <w:top w:val="nil"/>
              <w:left w:val="nil"/>
              <w:bottom w:val="nil"/>
              <w:right w:val="nil"/>
            </w:tcBorders>
            <w:shd w:val="clear" w:color="auto" w:fill="auto"/>
            <w:noWrap/>
            <w:vAlign w:val="bottom"/>
            <w:hideMark/>
          </w:tcPr>
          <w:p w14:paraId="7A1DA7BA" w14:textId="77777777" w:rsidR="00B374BE" w:rsidRPr="00B374BE" w:rsidDel="00B67E10" w:rsidRDefault="00B374BE" w:rsidP="00B374BE">
            <w:pPr>
              <w:spacing w:after="0" w:line="240" w:lineRule="auto"/>
              <w:jc w:val="right"/>
              <w:rPr>
                <w:del w:id="369" w:author="sawtelles" w:date="2015-01-21T08:04:00Z"/>
                <w:rFonts w:ascii="Calibri" w:eastAsia="Times New Roman" w:hAnsi="Calibri" w:cs="Calibri"/>
                <w:color w:val="000000"/>
              </w:rPr>
            </w:pPr>
            <w:del w:id="370" w:author="sawtelles" w:date="2015-01-21T08:04:00Z">
              <w:r w:rsidRPr="00B374BE" w:rsidDel="00B67E10">
                <w:rPr>
                  <w:rFonts w:ascii="Calibri" w:eastAsia="Times New Roman" w:hAnsi="Calibri" w:cs="Calibri"/>
                  <w:color w:val="000000"/>
                </w:rPr>
                <w:delText>7.2</w:delText>
              </w:r>
            </w:del>
          </w:p>
        </w:tc>
        <w:tc>
          <w:tcPr>
            <w:tcW w:w="950" w:type="dxa"/>
            <w:tcBorders>
              <w:top w:val="nil"/>
              <w:left w:val="nil"/>
              <w:bottom w:val="nil"/>
              <w:right w:val="nil"/>
            </w:tcBorders>
            <w:shd w:val="clear" w:color="auto" w:fill="auto"/>
            <w:noWrap/>
            <w:vAlign w:val="bottom"/>
            <w:hideMark/>
          </w:tcPr>
          <w:p w14:paraId="5EB888D3" w14:textId="77777777" w:rsidR="00B374BE" w:rsidRPr="00B374BE" w:rsidDel="00B67E10" w:rsidRDefault="00B374BE" w:rsidP="00B374BE">
            <w:pPr>
              <w:spacing w:after="0" w:line="240" w:lineRule="auto"/>
              <w:jc w:val="right"/>
              <w:rPr>
                <w:del w:id="371" w:author="sawtelles" w:date="2015-01-21T08:04:00Z"/>
                <w:rFonts w:ascii="Calibri" w:eastAsia="Times New Roman" w:hAnsi="Calibri" w:cs="Calibri"/>
                <w:color w:val="000000"/>
              </w:rPr>
            </w:pPr>
            <w:del w:id="372" w:author="sawtelles" w:date="2015-01-21T08:04:00Z">
              <w:r w:rsidRPr="00B374BE" w:rsidDel="00B67E10">
                <w:rPr>
                  <w:rFonts w:ascii="Calibri" w:eastAsia="Times New Roman" w:hAnsi="Calibri" w:cs="Calibri"/>
                  <w:color w:val="000000"/>
                </w:rPr>
                <w:delText>3.32</w:delText>
              </w:r>
            </w:del>
          </w:p>
        </w:tc>
        <w:tc>
          <w:tcPr>
            <w:tcW w:w="950" w:type="dxa"/>
            <w:tcBorders>
              <w:top w:val="nil"/>
              <w:left w:val="nil"/>
              <w:bottom w:val="nil"/>
              <w:right w:val="nil"/>
            </w:tcBorders>
            <w:shd w:val="clear" w:color="auto" w:fill="auto"/>
            <w:noWrap/>
            <w:vAlign w:val="bottom"/>
            <w:hideMark/>
          </w:tcPr>
          <w:p w14:paraId="6865E309" w14:textId="77777777" w:rsidR="00B374BE" w:rsidRPr="00B374BE" w:rsidDel="00B67E10" w:rsidRDefault="00B374BE" w:rsidP="00B374BE">
            <w:pPr>
              <w:spacing w:after="0" w:line="240" w:lineRule="auto"/>
              <w:jc w:val="right"/>
              <w:rPr>
                <w:del w:id="373" w:author="sawtelles" w:date="2015-01-21T08:04:00Z"/>
                <w:rFonts w:ascii="Calibri" w:eastAsia="Times New Roman" w:hAnsi="Calibri" w:cs="Calibri"/>
                <w:color w:val="000000"/>
              </w:rPr>
            </w:pPr>
            <w:del w:id="374" w:author="sawtelles" w:date="2015-01-21T08:04:00Z">
              <w:r w:rsidRPr="00B374BE" w:rsidDel="00B67E10">
                <w:rPr>
                  <w:rFonts w:ascii="Calibri" w:eastAsia="Times New Roman" w:hAnsi="Calibri" w:cs="Calibri"/>
                  <w:color w:val="000000"/>
                </w:rPr>
                <w:delText>3.64</w:delText>
              </w:r>
            </w:del>
          </w:p>
        </w:tc>
        <w:tc>
          <w:tcPr>
            <w:tcW w:w="950" w:type="dxa"/>
            <w:tcBorders>
              <w:top w:val="nil"/>
              <w:left w:val="nil"/>
              <w:bottom w:val="nil"/>
              <w:right w:val="single" w:sz="8" w:space="0" w:color="auto"/>
            </w:tcBorders>
            <w:shd w:val="clear" w:color="auto" w:fill="auto"/>
            <w:noWrap/>
            <w:vAlign w:val="bottom"/>
            <w:hideMark/>
          </w:tcPr>
          <w:p w14:paraId="27C3CF0D" w14:textId="77777777" w:rsidR="00B374BE" w:rsidRPr="00B374BE" w:rsidDel="00B67E10" w:rsidRDefault="00B374BE" w:rsidP="00B374BE">
            <w:pPr>
              <w:spacing w:after="0" w:line="240" w:lineRule="auto"/>
              <w:jc w:val="right"/>
              <w:rPr>
                <w:del w:id="375" w:author="sawtelles" w:date="2015-01-21T08:04:00Z"/>
                <w:rFonts w:ascii="Calibri" w:eastAsia="Times New Roman" w:hAnsi="Calibri" w:cs="Calibri"/>
                <w:color w:val="000000"/>
              </w:rPr>
            </w:pPr>
            <w:del w:id="376" w:author="sawtelles" w:date="2015-01-21T08:04:00Z">
              <w:r w:rsidRPr="00B374BE" w:rsidDel="00B67E10">
                <w:rPr>
                  <w:rFonts w:ascii="Calibri" w:eastAsia="Times New Roman" w:hAnsi="Calibri" w:cs="Calibri"/>
                  <w:color w:val="000000"/>
                </w:rPr>
                <w:delText>2.2</w:delText>
              </w:r>
            </w:del>
          </w:p>
        </w:tc>
      </w:tr>
      <w:tr w:rsidR="00B374BE" w:rsidRPr="00B374BE" w:rsidDel="00B67E10" w14:paraId="7A42EA5C" w14:textId="77777777" w:rsidTr="002173D4">
        <w:trPr>
          <w:trHeight w:val="300"/>
          <w:del w:id="377" w:author="sawtelles" w:date="2015-01-21T08:04:00Z"/>
        </w:trPr>
        <w:tc>
          <w:tcPr>
            <w:tcW w:w="963" w:type="dxa"/>
            <w:tcBorders>
              <w:top w:val="nil"/>
              <w:left w:val="single" w:sz="8" w:space="0" w:color="auto"/>
              <w:bottom w:val="nil"/>
              <w:right w:val="nil"/>
            </w:tcBorders>
            <w:shd w:val="clear" w:color="auto" w:fill="auto"/>
            <w:noWrap/>
            <w:vAlign w:val="bottom"/>
            <w:hideMark/>
          </w:tcPr>
          <w:p w14:paraId="5789B4F4" w14:textId="77777777" w:rsidR="00B374BE" w:rsidRPr="00B374BE" w:rsidDel="00B67E10" w:rsidRDefault="00B374BE" w:rsidP="00B374BE">
            <w:pPr>
              <w:spacing w:after="0" w:line="240" w:lineRule="auto"/>
              <w:rPr>
                <w:del w:id="378" w:author="sawtelles" w:date="2015-01-21T08:04:00Z"/>
                <w:rFonts w:ascii="Calibri" w:eastAsia="Times New Roman" w:hAnsi="Calibri" w:cs="Calibri"/>
                <w:color w:val="000000"/>
              </w:rPr>
            </w:pPr>
            <w:del w:id="379" w:author="sawtelles" w:date="2015-01-21T08:04:00Z">
              <w:r w:rsidRPr="00B374BE" w:rsidDel="00B67E10">
                <w:rPr>
                  <w:rFonts w:ascii="Calibri" w:eastAsia="Times New Roman" w:hAnsi="Calibri" w:cs="Calibri"/>
                  <w:color w:val="000000"/>
                </w:rPr>
                <w:delText>50MHz</w:delText>
              </w:r>
            </w:del>
          </w:p>
        </w:tc>
        <w:tc>
          <w:tcPr>
            <w:tcW w:w="1047" w:type="dxa"/>
            <w:tcBorders>
              <w:top w:val="nil"/>
              <w:left w:val="nil"/>
              <w:bottom w:val="nil"/>
              <w:right w:val="single" w:sz="4" w:space="0" w:color="auto"/>
            </w:tcBorders>
            <w:shd w:val="clear" w:color="auto" w:fill="auto"/>
            <w:noWrap/>
            <w:vAlign w:val="bottom"/>
            <w:hideMark/>
          </w:tcPr>
          <w:p w14:paraId="58EFE21C" w14:textId="77777777" w:rsidR="00B374BE" w:rsidRPr="00B374BE" w:rsidDel="00B67E10" w:rsidRDefault="00B374BE" w:rsidP="00B374BE">
            <w:pPr>
              <w:spacing w:after="0" w:line="240" w:lineRule="auto"/>
              <w:jc w:val="right"/>
              <w:rPr>
                <w:del w:id="380" w:author="sawtelles" w:date="2015-01-21T08:04:00Z"/>
                <w:rFonts w:ascii="Calibri" w:eastAsia="Times New Roman" w:hAnsi="Calibri" w:cs="Calibri"/>
                <w:color w:val="000000"/>
              </w:rPr>
            </w:pPr>
            <w:del w:id="381" w:author="sawtelles" w:date="2015-01-21T08:04:00Z">
              <w:r w:rsidRPr="00B374BE" w:rsidDel="00B67E10">
                <w:rPr>
                  <w:rFonts w:ascii="Calibri" w:eastAsia="Times New Roman" w:hAnsi="Calibri" w:cs="Calibri"/>
                  <w:color w:val="000000"/>
                </w:rPr>
                <w:delText>5.00E+07</w:delText>
              </w:r>
            </w:del>
          </w:p>
        </w:tc>
        <w:tc>
          <w:tcPr>
            <w:tcW w:w="950" w:type="dxa"/>
            <w:tcBorders>
              <w:top w:val="nil"/>
              <w:left w:val="nil"/>
              <w:bottom w:val="nil"/>
              <w:right w:val="nil"/>
            </w:tcBorders>
            <w:shd w:val="clear" w:color="auto" w:fill="auto"/>
            <w:noWrap/>
            <w:vAlign w:val="bottom"/>
            <w:hideMark/>
          </w:tcPr>
          <w:p w14:paraId="05C2347A" w14:textId="77777777" w:rsidR="00B374BE" w:rsidRPr="00B374BE" w:rsidDel="00B67E10" w:rsidRDefault="00B374BE" w:rsidP="00B374BE">
            <w:pPr>
              <w:spacing w:after="0" w:line="240" w:lineRule="auto"/>
              <w:jc w:val="right"/>
              <w:rPr>
                <w:del w:id="382" w:author="sawtelles" w:date="2015-01-21T08:04:00Z"/>
                <w:rFonts w:ascii="Calibri" w:eastAsia="Times New Roman" w:hAnsi="Calibri" w:cs="Calibri"/>
                <w:color w:val="000000"/>
              </w:rPr>
            </w:pPr>
            <w:del w:id="383" w:author="sawtelles" w:date="2015-01-21T08:04:00Z">
              <w:r w:rsidRPr="00B374BE" w:rsidDel="00B67E10">
                <w:rPr>
                  <w:rFonts w:ascii="Calibri" w:eastAsia="Times New Roman" w:hAnsi="Calibri" w:cs="Calibri"/>
                  <w:color w:val="000000"/>
                </w:rPr>
                <w:delText>7.2</w:delText>
              </w:r>
            </w:del>
          </w:p>
        </w:tc>
        <w:tc>
          <w:tcPr>
            <w:tcW w:w="950" w:type="dxa"/>
            <w:tcBorders>
              <w:top w:val="nil"/>
              <w:left w:val="nil"/>
              <w:bottom w:val="nil"/>
              <w:right w:val="nil"/>
            </w:tcBorders>
            <w:shd w:val="clear" w:color="auto" w:fill="auto"/>
            <w:noWrap/>
            <w:vAlign w:val="bottom"/>
            <w:hideMark/>
          </w:tcPr>
          <w:p w14:paraId="0663D9CE" w14:textId="77777777" w:rsidR="00B374BE" w:rsidRPr="00B374BE" w:rsidDel="00B67E10" w:rsidRDefault="00B374BE" w:rsidP="00B374BE">
            <w:pPr>
              <w:spacing w:after="0" w:line="240" w:lineRule="auto"/>
              <w:jc w:val="right"/>
              <w:rPr>
                <w:del w:id="384" w:author="sawtelles" w:date="2015-01-21T08:04:00Z"/>
                <w:rFonts w:ascii="Calibri" w:eastAsia="Times New Roman" w:hAnsi="Calibri" w:cs="Calibri"/>
                <w:color w:val="000000"/>
              </w:rPr>
            </w:pPr>
            <w:del w:id="385" w:author="sawtelles" w:date="2015-01-21T08:04:00Z">
              <w:r w:rsidRPr="00B374BE" w:rsidDel="00B67E10">
                <w:rPr>
                  <w:rFonts w:ascii="Calibri" w:eastAsia="Times New Roman" w:hAnsi="Calibri" w:cs="Calibri"/>
                  <w:color w:val="000000"/>
                </w:rPr>
                <w:delText>1.28</w:delText>
              </w:r>
            </w:del>
          </w:p>
        </w:tc>
        <w:tc>
          <w:tcPr>
            <w:tcW w:w="950" w:type="dxa"/>
            <w:tcBorders>
              <w:top w:val="nil"/>
              <w:left w:val="nil"/>
              <w:bottom w:val="nil"/>
              <w:right w:val="nil"/>
            </w:tcBorders>
            <w:shd w:val="clear" w:color="auto" w:fill="auto"/>
            <w:noWrap/>
            <w:vAlign w:val="bottom"/>
            <w:hideMark/>
          </w:tcPr>
          <w:p w14:paraId="3FA77121" w14:textId="77777777" w:rsidR="00B374BE" w:rsidRPr="00B374BE" w:rsidDel="00B67E10" w:rsidRDefault="00B374BE" w:rsidP="00B374BE">
            <w:pPr>
              <w:spacing w:after="0" w:line="240" w:lineRule="auto"/>
              <w:jc w:val="right"/>
              <w:rPr>
                <w:del w:id="386" w:author="sawtelles" w:date="2015-01-21T08:04:00Z"/>
                <w:rFonts w:ascii="Calibri" w:eastAsia="Times New Roman" w:hAnsi="Calibri" w:cs="Calibri"/>
                <w:color w:val="000000"/>
              </w:rPr>
            </w:pPr>
            <w:del w:id="387" w:author="sawtelles" w:date="2015-01-21T08:04:00Z">
              <w:r w:rsidRPr="00B374BE" w:rsidDel="00B67E10">
                <w:rPr>
                  <w:rFonts w:ascii="Calibri" w:eastAsia="Times New Roman" w:hAnsi="Calibri" w:cs="Calibri"/>
                  <w:color w:val="000000"/>
                </w:rPr>
                <w:delText>1.72</w:delText>
              </w:r>
            </w:del>
          </w:p>
        </w:tc>
        <w:tc>
          <w:tcPr>
            <w:tcW w:w="950" w:type="dxa"/>
            <w:tcBorders>
              <w:top w:val="nil"/>
              <w:left w:val="nil"/>
              <w:bottom w:val="nil"/>
              <w:right w:val="single" w:sz="8" w:space="0" w:color="auto"/>
            </w:tcBorders>
            <w:shd w:val="clear" w:color="auto" w:fill="auto"/>
            <w:noWrap/>
            <w:vAlign w:val="bottom"/>
            <w:hideMark/>
          </w:tcPr>
          <w:p w14:paraId="15ABC8CC" w14:textId="77777777" w:rsidR="00B374BE" w:rsidRPr="00B374BE" w:rsidDel="00B67E10" w:rsidRDefault="00B374BE" w:rsidP="00B374BE">
            <w:pPr>
              <w:spacing w:after="0" w:line="240" w:lineRule="auto"/>
              <w:jc w:val="right"/>
              <w:rPr>
                <w:del w:id="388" w:author="sawtelles" w:date="2015-01-21T08:04:00Z"/>
                <w:rFonts w:ascii="Calibri" w:eastAsia="Times New Roman" w:hAnsi="Calibri" w:cs="Calibri"/>
                <w:color w:val="000000"/>
              </w:rPr>
            </w:pPr>
            <w:del w:id="389" w:author="sawtelles" w:date="2015-01-21T08:04:00Z">
              <w:r w:rsidRPr="00B374BE" w:rsidDel="00B67E10">
                <w:rPr>
                  <w:rFonts w:ascii="Calibri" w:eastAsia="Times New Roman" w:hAnsi="Calibri" w:cs="Calibri"/>
                  <w:color w:val="000000"/>
                </w:rPr>
                <w:delText>0.044</w:delText>
              </w:r>
            </w:del>
          </w:p>
        </w:tc>
      </w:tr>
      <w:tr w:rsidR="00B374BE" w:rsidRPr="00B374BE" w:rsidDel="00B67E10" w14:paraId="0D24034C" w14:textId="77777777" w:rsidTr="002173D4">
        <w:trPr>
          <w:trHeight w:val="300"/>
          <w:del w:id="390" w:author="sawtelles" w:date="2015-01-21T08:04:00Z"/>
        </w:trPr>
        <w:tc>
          <w:tcPr>
            <w:tcW w:w="963" w:type="dxa"/>
            <w:tcBorders>
              <w:top w:val="nil"/>
              <w:left w:val="single" w:sz="8" w:space="0" w:color="auto"/>
              <w:bottom w:val="nil"/>
              <w:right w:val="nil"/>
            </w:tcBorders>
            <w:shd w:val="clear" w:color="auto" w:fill="auto"/>
            <w:noWrap/>
            <w:vAlign w:val="bottom"/>
            <w:hideMark/>
          </w:tcPr>
          <w:p w14:paraId="7425CAB9" w14:textId="77777777" w:rsidR="00B374BE" w:rsidRPr="00B374BE" w:rsidDel="00B67E10" w:rsidRDefault="00B374BE" w:rsidP="00B374BE">
            <w:pPr>
              <w:spacing w:after="0" w:line="240" w:lineRule="auto"/>
              <w:rPr>
                <w:del w:id="391" w:author="sawtelles" w:date="2015-01-21T08:04:00Z"/>
                <w:rFonts w:ascii="Calibri" w:eastAsia="Times New Roman" w:hAnsi="Calibri" w:cs="Calibri"/>
                <w:color w:val="000000"/>
              </w:rPr>
            </w:pPr>
            <w:del w:id="392" w:author="sawtelles" w:date="2015-01-21T08:04:00Z">
              <w:r w:rsidRPr="00B374BE" w:rsidDel="00B67E10">
                <w:rPr>
                  <w:rFonts w:ascii="Calibri" w:eastAsia="Times New Roman" w:hAnsi="Calibri" w:cs="Calibri"/>
                  <w:color w:val="000000"/>
                </w:rPr>
                <w:delText>70MHz</w:delText>
              </w:r>
            </w:del>
          </w:p>
        </w:tc>
        <w:tc>
          <w:tcPr>
            <w:tcW w:w="1047" w:type="dxa"/>
            <w:tcBorders>
              <w:top w:val="nil"/>
              <w:left w:val="nil"/>
              <w:bottom w:val="nil"/>
              <w:right w:val="single" w:sz="4" w:space="0" w:color="auto"/>
            </w:tcBorders>
            <w:shd w:val="clear" w:color="auto" w:fill="auto"/>
            <w:noWrap/>
            <w:vAlign w:val="bottom"/>
            <w:hideMark/>
          </w:tcPr>
          <w:p w14:paraId="68DF0C6C" w14:textId="77777777" w:rsidR="00B374BE" w:rsidRPr="00B374BE" w:rsidDel="00B67E10" w:rsidRDefault="00B374BE" w:rsidP="00B374BE">
            <w:pPr>
              <w:spacing w:after="0" w:line="240" w:lineRule="auto"/>
              <w:jc w:val="right"/>
              <w:rPr>
                <w:del w:id="393" w:author="sawtelles" w:date="2015-01-21T08:04:00Z"/>
                <w:rFonts w:ascii="Calibri" w:eastAsia="Times New Roman" w:hAnsi="Calibri" w:cs="Calibri"/>
                <w:color w:val="000000"/>
              </w:rPr>
            </w:pPr>
            <w:del w:id="394" w:author="sawtelles" w:date="2015-01-21T08:04:00Z">
              <w:r w:rsidRPr="00B374BE" w:rsidDel="00B67E10">
                <w:rPr>
                  <w:rFonts w:ascii="Calibri" w:eastAsia="Times New Roman" w:hAnsi="Calibri" w:cs="Calibri"/>
                  <w:color w:val="000000"/>
                </w:rPr>
                <w:delText>7.00E+07</w:delText>
              </w:r>
            </w:del>
          </w:p>
        </w:tc>
        <w:tc>
          <w:tcPr>
            <w:tcW w:w="950" w:type="dxa"/>
            <w:tcBorders>
              <w:top w:val="nil"/>
              <w:left w:val="nil"/>
              <w:bottom w:val="nil"/>
              <w:right w:val="nil"/>
            </w:tcBorders>
            <w:shd w:val="clear" w:color="auto" w:fill="auto"/>
            <w:noWrap/>
            <w:vAlign w:val="bottom"/>
            <w:hideMark/>
          </w:tcPr>
          <w:p w14:paraId="4FEC76C1" w14:textId="77777777" w:rsidR="00B374BE" w:rsidRPr="00B374BE" w:rsidDel="00B67E10" w:rsidRDefault="00B374BE" w:rsidP="00B374BE">
            <w:pPr>
              <w:spacing w:after="0" w:line="240" w:lineRule="auto"/>
              <w:jc w:val="right"/>
              <w:rPr>
                <w:del w:id="395" w:author="sawtelles" w:date="2015-01-21T08:04:00Z"/>
                <w:rFonts w:ascii="Calibri" w:eastAsia="Times New Roman" w:hAnsi="Calibri" w:cs="Calibri"/>
                <w:color w:val="000000"/>
              </w:rPr>
            </w:pPr>
            <w:del w:id="396" w:author="sawtelles" w:date="2015-01-21T08:04:00Z">
              <w:r w:rsidRPr="00B374BE" w:rsidDel="00B67E10">
                <w:rPr>
                  <w:rFonts w:ascii="Calibri" w:eastAsia="Times New Roman" w:hAnsi="Calibri" w:cs="Calibri"/>
                  <w:color w:val="000000"/>
                </w:rPr>
                <w:delText>6.8</w:delText>
              </w:r>
            </w:del>
          </w:p>
        </w:tc>
        <w:tc>
          <w:tcPr>
            <w:tcW w:w="950" w:type="dxa"/>
            <w:tcBorders>
              <w:top w:val="nil"/>
              <w:left w:val="nil"/>
              <w:bottom w:val="nil"/>
              <w:right w:val="nil"/>
            </w:tcBorders>
            <w:shd w:val="clear" w:color="auto" w:fill="auto"/>
            <w:noWrap/>
            <w:vAlign w:val="bottom"/>
            <w:hideMark/>
          </w:tcPr>
          <w:p w14:paraId="3D94BD0E" w14:textId="77777777" w:rsidR="00B374BE" w:rsidRPr="00B374BE" w:rsidDel="00B67E10" w:rsidRDefault="00B374BE" w:rsidP="00B374BE">
            <w:pPr>
              <w:spacing w:after="0" w:line="240" w:lineRule="auto"/>
              <w:rPr>
                <w:del w:id="397" w:author="sawtelles" w:date="2015-01-21T08:04:00Z"/>
                <w:rFonts w:ascii="Calibri" w:eastAsia="Times New Roman" w:hAnsi="Calibri" w:cs="Calibri"/>
                <w:color w:val="000000"/>
              </w:rPr>
            </w:pPr>
          </w:p>
        </w:tc>
        <w:tc>
          <w:tcPr>
            <w:tcW w:w="950" w:type="dxa"/>
            <w:tcBorders>
              <w:top w:val="nil"/>
              <w:left w:val="nil"/>
              <w:bottom w:val="nil"/>
              <w:right w:val="nil"/>
            </w:tcBorders>
            <w:shd w:val="clear" w:color="auto" w:fill="auto"/>
            <w:noWrap/>
            <w:vAlign w:val="bottom"/>
            <w:hideMark/>
          </w:tcPr>
          <w:p w14:paraId="0E258DFE" w14:textId="77777777" w:rsidR="00B374BE" w:rsidRPr="00B374BE" w:rsidDel="00B67E10" w:rsidRDefault="00B374BE" w:rsidP="00B374BE">
            <w:pPr>
              <w:spacing w:after="0" w:line="240" w:lineRule="auto"/>
              <w:jc w:val="right"/>
              <w:rPr>
                <w:del w:id="398" w:author="sawtelles" w:date="2015-01-21T08:04:00Z"/>
                <w:rFonts w:ascii="Calibri" w:eastAsia="Times New Roman" w:hAnsi="Calibri" w:cs="Calibri"/>
                <w:color w:val="000000"/>
              </w:rPr>
            </w:pPr>
            <w:del w:id="399" w:author="sawtelles" w:date="2015-01-21T08:04:00Z">
              <w:r w:rsidRPr="00B374BE" w:rsidDel="00B67E10">
                <w:rPr>
                  <w:rFonts w:ascii="Calibri" w:eastAsia="Times New Roman" w:hAnsi="Calibri" w:cs="Calibri"/>
                  <w:color w:val="000000"/>
                </w:rPr>
                <w:delText>1.24</w:delText>
              </w:r>
            </w:del>
          </w:p>
        </w:tc>
        <w:tc>
          <w:tcPr>
            <w:tcW w:w="950" w:type="dxa"/>
            <w:tcBorders>
              <w:top w:val="nil"/>
              <w:left w:val="nil"/>
              <w:bottom w:val="nil"/>
              <w:right w:val="single" w:sz="8" w:space="0" w:color="auto"/>
            </w:tcBorders>
            <w:shd w:val="clear" w:color="auto" w:fill="auto"/>
            <w:noWrap/>
            <w:vAlign w:val="bottom"/>
            <w:hideMark/>
          </w:tcPr>
          <w:p w14:paraId="51C4FCD3" w14:textId="77777777" w:rsidR="00B374BE" w:rsidRPr="00B374BE" w:rsidDel="00B67E10" w:rsidRDefault="00B374BE" w:rsidP="00B374BE">
            <w:pPr>
              <w:spacing w:after="0" w:line="240" w:lineRule="auto"/>
              <w:jc w:val="right"/>
              <w:rPr>
                <w:del w:id="400" w:author="sawtelles" w:date="2015-01-21T08:04:00Z"/>
                <w:rFonts w:ascii="Calibri" w:eastAsia="Times New Roman" w:hAnsi="Calibri" w:cs="Calibri"/>
                <w:color w:val="000000"/>
              </w:rPr>
            </w:pPr>
            <w:del w:id="401" w:author="sawtelles" w:date="2015-01-21T08:04:00Z">
              <w:r w:rsidRPr="00B374BE" w:rsidDel="00B67E10">
                <w:rPr>
                  <w:rFonts w:ascii="Calibri" w:eastAsia="Times New Roman" w:hAnsi="Calibri" w:cs="Calibri"/>
                  <w:color w:val="000000"/>
                </w:rPr>
                <w:delText>0.056</w:delText>
              </w:r>
            </w:del>
          </w:p>
        </w:tc>
      </w:tr>
      <w:tr w:rsidR="00B374BE" w:rsidRPr="00B374BE" w:rsidDel="00B67E10" w14:paraId="474C9EF9" w14:textId="77777777" w:rsidTr="002173D4">
        <w:trPr>
          <w:trHeight w:val="300"/>
          <w:del w:id="402" w:author="sawtelles" w:date="2015-01-21T08:04:00Z"/>
        </w:trPr>
        <w:tc>
          <w:tcPr>
            <w:tcW w:w="963" w:type="dxa"/>
            <w:tcBorders>
              <w:top w:val="nil"/>
              <w:left w:val="single" w:sz="8" w:space="0" w:color="auto"/>
              <w:bottom w:val="nil"/>
              <w:right w:val="nil"/>
            </w:tcBorders>
            <w:shd w:val="clear" w:color="auto" w:fill="auto"/>
            <w:noWrap/>
            <w:vAlign w:val="bottom"/>
            <w:hideMark/>
          </w:tcPr>
          <w:p w14:paraId="399F2984" w14:textId="77777777" w:rsidR="00B374BE" w:rsidRPr="00B374BE" w:rsidDel="00B67E10" w:rsidRDefault="00B374BE" w:rsidP="00B374BE">
            <w:pPr>
              <w:spacing w:after="0" w:line="240" w:lineRule="auto"/>
              <w:rPr>
                <w:del w:id="403" w:author="sawtelles" w:date="2015-01-21T08:04:00Z"/>
                <w:rFonts w:ascii="Calibri" w:eastAsia="Times New Roman" w:hAnsi="Calibri" w:cs="Calibri"/>
                <w:color w:val="000000"/>
              </w:rPr>
            </w:pPr>
            <w:del w:id="404" w:author="sawtelles" w:date="2015-01-21T08:04:00Z">
              <w:r w:rsidRPr="00B374BE" w:rsidDel="00B67E10">
                <w:rPr>
                  <w:rFonts w:ascii="Calibri" w:eastAsia="Times New Roman" w:hAnsi="Calibri" w:cs="Calibri"/>
                  <w:color w:val="000000"/>
                </w:rPr>
                <w:delText>80MHz</w:delText>
              </w:r>
            </w:del>
          </w:p>
        </w:tc>
        <w:tc>
          <w:tcPr>
            <w:tcW w:w="1047" w:type="dxa"/>
            <w:tcBorders>
              <w:top w:val="nil"/>
              <w:left w:val="nil"/>
              <w:bottom w:val="nil"/>
              <w:right w:val="single" w:sz="4" w:space="0" w:color="auto"/>
            </w:tcBorders>
            <w:shd w:val="clear" w:color="auto" w:fill="auto"/>
            <w:noWrap/>
            <w:vAlign w:val="bottom"/>
            <w:hideMark/>
          </w:tcPr>
          <w:p w14:paraId="2A087B8E" w14:textId="77777777" w:rsidR="00B374BE" w:rsidRPr="00B374BE" w:rsidDel="00B67E10" w:rsidRDefault="00B374BE" w:rsidP="00B374BE">
            <w:pPr>
              <w:spacing w:after="0" w:line="240" w:lineRule="auto"/>
              <w:jc w:val="right"/>
              <w:rPr>
                <w:del w:id="405" w:author="sawtelles" w:date="2015-01-21T08:04:00Z"/>
                <w:rFonts w:ascii="Calibri" w:eastAsia="Times New Roman" w:hAnsi="Calibri" w:cs="Calibri"/>
                <w:color w:val="000000"/>
              </w:rPr>
            </w:pPr>
            <w:del w:id="406" w:author="sawtelles" w:date="2015-01-21T08:04:00Z">
              <w:r w:rsidRPr="00B374BE" w:rsidDel="00B67E10">
                <w:rPr>
                  <w:rFonts w:ascii="Calibri" w:eastAsia="Times New Roman" w:hAnsi="Calibri" w:cs="Calibri"/>
                  <w:color w:val="000000"/>
                </w:rPr>
                <w:delText>8.00E+07</w:delText>
              </w:r>
            </w:del>
          </w:p>
        </w:tc>
        <w:tc>
          <w:tcPr>
            <w:tcW w:w="950" w:type="dxa"/>
            <w:tcBorders>
              <w:top w:val="nil"/>
              <w:left w:val="nil"/>
              <w:bottom w:val="nil"/>
              <w:right w:val="nil"/>
            </w:tcBorders>
            <w:shd w:val="clear" w:color="auto" w:fill="auto"/>
            <w:noWrap/>
            <w:vAlign w:val="bottom"/>
            <w:hideMark/>
          </w:tcPr>
          <w:p w14:paraId="2278BED2" w14:textId="77777777" w:rsidR="00B374BE" w:rsidRPr="00B374BE" w:rsidDel="00B67E10" w:rsidRDefault="00B374BE" w:rsidP="00B374BE">
            <w:pPr>
              <w:spacing w:after="0" w:line="240" w:lineRule="auto"/>
              <w:jc w:val="right"/>
              <w:rPr>
                <w:del w:id="407" w:author="sawtelles" w:date="2015-01-21T08:04:00Z"/>
                <w:rFonts w:ascii="Calibri" w:eastAsia="Times New Roman" w:hAnsi="Calibri" w:cs="Calibri"/>
                <w:color w:val="000000"/>
              </w:rPr>
            </w:pPr>
            <w:del w:id="408" w:author="sawtelles" w:date="2015-01-21T08:04:00Z">
              <w:r w:rsidRPr="00B374BE" w:rsidDel="00B67E10">
                <w:rPr>
                  <w:rFonts w:ascii="Calibri" w:eastAsia="Times New Roman" w:hAnsi="Calibri" w:cs="Calibri"/>
                  <w:color w:val="000000"/>
                </w:rPr>
                <w:delText>6.4</w:delText>
              </w:r>
            </w:del>
          </w:p>
        </w:tc>
        <w:tc>
          <w:tcPr>
            <w:tcW w:w="950" w:type="dxa"/>
            <w:tcBorders>
              <w:top w:val="nil"/>
              <w:left w:val="nil"/>
              <w:bottom w:val="nil"/>
              <w:right w:val="nil"/>
            </w:tcBorders>
            <w:shd w:val="clear" w:color="auto" w:fill="auto"/>
            <w:noWrap/>
            <w:vAlign w:val="bottom"/>
            <w:hideMark/>
          </w:tcPr>
          <w:p w14:paraId="0D3D35AA" w14:textId="77777777" w:rsidR="00B374BE" w:rsidRPr="00B374BE" w:rsidDel="00B67E10" w:rsidRDefault="00B374BE" w:rsidP="00B374BE">
            <w:pPr>
              <w:spacing w:after="0" w:line="240" w:lineRule="auto"/>
              <w:rPr>
                <w:del w:id="409" w:author="sawtelles" w:date="2015-01-21T08:04:00Z"/>
                <w:rFonts w:ascii="Calibri" w:eastAsia="Times New Roman" w:hAnsi="Calibri" w:cs="Calibri"/>
                <w:color w:val="000000"/>
              </w:rPr>
            </w:pPr>
          </w:p>
        </w:tc>
        <w:tc>
          <w:tcPr>
            <w:tcW w:w="950" w:type="dxa"/>
            <w:tcBorders>
              <w:top w:val="nil"/>
              <w:left w:val="nil"/>
              <w:bottom w:val="nil"/>
              <w:right w:val="nil"/>
            </w:tcBorders>
            <w:shd w:val="clear" w:color="auto" w:fill="auto"/>
            <w:noWrap/>
            <w:vAlign w:val="bottom"/>
            <w:hideMark/>
          </w:tcPr>
          <w:p w14:paraId="00407727" w14:textId="77777777" w:rsidR="00B374BE" w:rsidRPr="00B374BE" w:rsidDel="00B67E10" w:rsidRDefault="00B374BE" w:rsidP="00B374BE">
            <w:pPr>
              <w:spacing w:after="0" w:line="240" w:lineRule="auto"/>
              <w:jc w:val="right"/>
              <w:rPr>
                <w:del w:id="410" w:author="sawtelles" w:date="2015-01-21T08:04:00Z"/>
                <w:rFonts w:ascii="Calibri" w:eastAsia="Times New Roman" w:hAnsi="Calibri" w:cs="Calibri"/>
                <w:color w:val="000000"/>
              </w:rPr>
            </w:pPr>
            <w:del w:id="411" w:author="sawtelles" w:date="2015-01-21T08:04:00Z">
              <w:r w:rsidRPr="00B374BE" w:rsidDel="00B67E10">
                <w:rPr>
                  <w:rFonts w:ascii="Calibri" w:eastAsia="Times New Roman" w:hAnsi="Calibri" w:cs="Calibri"/>
                  <w:color w:val="000000"/>
                </w:rPr>
                <w:delText>1</w:delText>
              </w:r>
            </w:del>
          </w:p>
        </w:tc>
        <w:tc>
          <w:tcPr>
            <w:tcW w:w="950" w:type="dxa"/>
            <w:tcBorders>
              <w:top w:val="nil"/>
              <w:left w:val="nil"/>
              <w:bottom w:val="nil"/>
              <w:right w:val="single" w:sz="8" w:space="0" w:color="auto"/>
            </w:tcBorders>
            <w:shd w:val="clear" w:color="auto" w:fill="auto"/>
            <w:noWrap/>
            <w:vAlign w:val="bottom"/>
            <w:hideMark/>
          </w:tcPr>
          <w:p w14:paraId="4427D614" w14:textId="77777777" w:rsidR="00B374BE" w:rsidRPr="00B374BE" w:rsidDel="00B67E10" w:rsidRDefault="00B374BE" w:rsidP="00B374BE">
            <w:pPr>
              <w:spacing w:after="0" w:line="240" w:lineRule="auto"/>
              <w:rPr>
                <w:del w:id="412" w:author="sawtelles" w:date="2015-01-21T08:04:00Z"/>
                <w:rFonts w:ascii="Calibri" w:eastAsia="Times New Roman" w:hAnsi="Calibri" w:cs="Calibri"/>
                <w:color w:val="000000"/>
              </w:rPr>
            </w:pPr>
            <w:del w:id="413" w:author="sawtelles" w:date="2015-01-21T08:04:00Z">
              <w:r w:rsidRPr="00B374BE" w:rsidDel="00B67E10">
                <w:rPr>
                  <w:rFonts w:ascii="Calibri" w:eastAsia="Times New Roman" w:hAnsi="Calibri" w:cs="Calibri"/>
                  <w:color w:val="000000"/>
                </w:rPr>
                <w:delText> </w:delText>
              </w:r>
            </w:del>
          </w:p>
        </w:tc>
      </w:tr>
      <w:tr w:rsidR="00B374BE" w:rsidRPr="00B374BE" w:rsidDel="00B67E10" w14:paraId="4F57F234" w14:textId="77777777" w:rsidTr="002173D4">
        <w:trPr>
          <w:trHeight w:val="300"/>
          <w:del w:id="414" w:author="sawtelles" w:date="2015-01-21T08:04:00Z"/>
        </w:trPr>
        <w:tc>
          <w:tcPr>
            <w:tcW w:w="963" w:type="dxa"/>
            <w:tcBorders>
              <w:top w:val="nil"/>
              <w:left w:val="single" w:sz="8" w:space="0" w:color="auto"/>
              <w:bottom w:val="nil"/>
              <w:right w:val="nil"/>
            </w:tcBorders>
            <w:shd w:val="clear" w:color="auto" w:fill="auto"/>
            <w:noWrap/>
            <w:vAlign w:val="bottom"/>
            <w:hideMark/>
          </w:tcPr>
          <w:p w14:paraId="617B9949" w14:textId="77777777" w:rsidR="00B374BE" w:rsidRPr="00B374BE" w:rsidDel="00B67E10" w:rsidRDefault="00B374BE" w:rsidP="00B374BE">
            <w:pPr>
              <w:spacing w:after="0" w:line="240" w:lineRule="auto"/>
              <w:rPr>
                <w:del w:id="415" w:author="sawtelles" w:date="2015-01-21T08:04:00Z"/>
                <w:rFonts w:ascii="Calibri" w:eastAsia="Times New Roman" w:hAnsi="Calibri" w:cs="Calibri"/>
                <w:color w:val="000000"/>
              </w:rPr>
            </w:pPr>
            <w:del w:id="416" w:author="sawtelles" w:date="2015-01-21T08:04:00Z">
              <w:r w:rsidRPr="00B374BE" w:rsidDel="00B67E10">
                <w:rPr>
                  <w:rFonts w:ascii="Calibri" w:eastAsia="Times New Roman" w:hAnsi="Calibri" w:cs="Calibri"/>
                  <w:color w:val="000000"/>
                </w:rPr>
                <w:delText>85MHz</w:delText>
              </w:r>
            </w:del>
          </w:p>
        </w:tc>
        <w:tc>
          <w:tcPr>
            <w:tcW w:w="1047" w:type="dxa"/>
            <w:tcBorders>
              <w:top w:val="nil"/>
              <w:left w:val="nil"/>
              <w:bottom w:val="nil"/>
              <w:right w:val="single" w:sz="4" w:space="0" w:color="auto"/>
            </w:tcBorders>
            <w:shd w:val="clear" w:color="auto" w:fill="auto"/>
            <w:noWrap/>
            <w:vAlign w:val="bottom"/>
            <w:hideMark/>
          </w:tcPr>
          <w:p w14:paraId="5DB475C3" w14:textId="77777777" w:rsidR="00B374BE" w:rsidRPr="00B374BE" w:rsidDel="00B67E10" w:rsidRDefault="00B374BE" w:rsidP="00B374BE">
            <w:pPr>
              <w:spacing w:after="0" w:line="240" w:lineRule="auto"/>
              <w:jc w:val="right"/>
              <w:rPr>
                <w:del w:id="417" w:author="sawtelles" w:date="2015-01-21T08:04:00Z"/>
                <w:rFonts w:ascii="Calibri" w:eastAsia="Times New Roman" w:hAnsi="Calibri" w:cs="Calibri"/>
                <w:color w:val="000000"/>
              </w:rPr>
            </w:pPr>
            <w:del w:id="418" w:author="sawtelles" w:date="2015-01-21T08:04:00Z">
              <w:r w:rsidRPr="00B374BE" w:rsidDel="00B67E10">
                <w:rPr>
                  <w:rFonts w:ascii="Calibri" w:eastAsia="Times New Roman" w:hAnsi="Calibri" w:cs="Calibri"/>
                  <w:color w:val="000000"/>
                </w:rPr>
                <w:delText>8.50E+07</w:delText>
              </w:r>
            </w:del>
          </w:p>
        </w:tc>
        <w:tc>
          <w:tcPr>
            <w:tcW w:w="950" w:type="dxa"/>
            <w:tcBorders>
              <w:top w:val="nil"/>
              <w:left w:val="nil"/>
              <w:bottom w:val="nil"/>
              <w:right w:val="nil"/>
            </w:tcBorders>
            <w:shd w:val="clear" w:color="auto" w:fill="auto"/>
            <w:noWrap/>
            <w:vAlign w:val="bottom"/>
            <w:hideMark/>
          </w:tcPr>
          <w:p w14:paraId="6F16976C" w14:textId="77777777" w:rsidR="00B374BE" w:rsidRPr="00B374BE" w:rsidDel="00B67E10" w:rsidRDefault="00B374BE" w:rsidP="00B374BE">
            <w:pPr>
              <w:spacing w:after="0" w:line="240" w:lineRule="auto"/>
              <w:jc w:val="right"/>
              <w:rPr>
                <w:del w:id="419" w:author="sawtelles" w:date="2015-01-21T08:04:00Z"/>
                <w:rFonts w:ascii="Calibri" w:eastAsia="Times New Roman" w:hAnsi="Calibri" w:cs="Calibri"/>
                <w:color w:val="000000"/>
              </w:rPr>
            </w:pPr>
            <w:del w:id="420" w:author="sawtelles" w:date="2015-01-21T08:04:00Z">
              <w:r w:rsidRPr="00B374BE" w:rsidDel="00B67E10">
                <w:rPr>
                  <w:rFonts w:ascii="Calibri" w:eastAsia="Times New Roman" w:hAnsi="Calibri" w:cs="Calibri"/>
                  <w:color w:val="000000"/>
                </w:rPr>
                <w:delText>6.1</w:delText>
              </w:r>
            </w:del>
          </w:p>
        </w:tc>
        <w:tc>
          <w:tcPr>
            <w:tcW w:w="950" w:type="dxa"/>
            <w:tcBorders>
              <w:top w:val="nil"/>
              <w:left w:val="nil"/>
              <w:bottom w:val="nil"/>
              <w:right w:val="nil"/>
            </w:tcBorders>
            <w:shd w:val="clear" w:color="auto" w:fill="auto"/>
            <w:noWrap/>
            <w:vAlign w:val="bottom"/>
            <w:hideMark/>
          </w:tcPr>
          <w:p w14:paraId="50BC056A" w14:textId="77777777" w:rsidR="00B374BE" w:rsidRPr="00B374BE" w:rsidDel="00B67E10" w:rsidRDefault="00B374BE" w:rsidP="00B374BE">
            <w:pPr>
              <w:spacing w:after="0" w:line="240" w:lineRule="auto"/>
              <w:rPr>
                <w:del w:id="421" w:author="sawtelles" w:date="2015-01-21T08:04:00Z"/>
                <w:rFonts w:ascii="Calibri" w:eastAsia="Times New Roman" w:hAnsi="Calibri" w:cs="Calibri"/>
                <w:color w:val="000000"/>
              </w:rPr>
            </w:pPr>
          </w:p>
        </w:tc>
        <w:tc>
          <w:tcPr>
            <w:tcW w:w="950" w:type="dxa"/>
            <w:tcBorders>
              <w:top w:val="nil"/>
              <w:left w:val="nil"/>
              <w:bottom w:val="nil"/>
              <w:right w:val="nil"/>
            </w:tcBorders>
            <w:shd w:val="clear" w:color="auto" w:fill="auto"/>
            <w:noWrap/>
            <w:vAlign w:val="bottom"/>
            <w:hideMark/>
          </w:tcPr>
          <w:p w14:paraId="5828A506" w14:textId="77777777" w:rsidR="00B374BE" w:rsidRPr="00B374BE" w:rsidDel="00B67E10" w:rsidRDefault="00B374BE" w:rsidP="00B374BE">
            <w:pPr>
              <w:spacing w:after="0" w:line="240" w:lineRule="auto"/>
              <w:rPr>
                <w:del w:id="422" w:author="sawtelles" w:date="2015-01-21T08:04:00Z"/>
                <w:rFonts w:ascii="Calibri" w:eastAsia="Times New Roman" w:hAnsi="Calibri" w:cs="Calibri"/>
                <w:color w:val="000000"/>
              </w:rPr>
            </w:pPr>
          </w:p>
        </w:tc>
        <w:tc>
          <w:tcPr>
            <w:tcW w:w="950" w:type="dxa"/>
            <w:tcBorders>
              <w:top w:val="nil"/>
              <w:left w:val="nil"/>
              <w:bottom w:val="nil"/>
              <w:right w:val="single" w:sz="8" w:space="0" w:color="auto"/>
            </w:tcBorders>
            <w:shd w:val="clear" w:color="auto" w:fill="auto"/>
            <w:noWrap/>
            <w:vAlign w:val="bottom"/>
            <w:hideMark/>
          </w:tcPr>
          <w:p w14:paraId="2A4FB823" w14:textId="77777777" w:rsidR="00B374BE" w:rsidRPr="00B374BE" w:rsidDel="00B67E10" w:rsidRDefault="00B374BE" w:rsidP="00B374BE">
            <w:pPr>
              <w:spacing w:after="0" w:line="240" w:lineRule="auto"/>
              <w:rPr>
                <w:del w:id="423" w:author="sawtelles" w:date="2015-01-21T08:04:00Z"/>
                <w:rFonts w:ascii="Calibri" w:eastAsia="Times New Roman" w:hAnsi="Calibri" w:cs="Calibri"/>
                <w:color w:val="000000"/>
              </w:rPr>
            </w:pPr>
            <w:del w:id="424" w:author="sawtelles" w:date="2015-01-21T08:04:00Z">
              <w:r w:rsidRPr="00B374BE" w:rsidDel="00B67E10">
                <w:rPr>
                  <w:rFonts w:ascii="Calibri" w:eastAsia="Times New Roman" w:hAnsi="Calibri" w:cs="Calibri"/>
                  <w:color w:val="000000"/>
                </w:rPr>
                <w:delText> </w:delText>
              </w:r>
            </w:del>
          </w:p>
        </w:tc>
      </w:tr>
      <w:tr w:rsidR="00B374BE" w:rsidRPr="00B374BE" w:rsidDel="00B67E10" w14:paraId="7E5C6EBA" w14:textId="77777777" w:rsidTr="002173D4">
        <w:trPr>
          <w:trHeight w:val="300"/>
          <w:del w:id="425" w:author="sawtelles" w:date="2015-01-21T08:04:00Z"/>
        </w:trPr>
        <w:tc>
          <w:tcPr>
            <w:tcW w:w="963" w:type="dxa"/>
            <w:tcBorders>
              <w:top w:val="nil"/>
              <w:left w:val="single" w:sz="8" w:space="0" w:color="auto"/>
              <w:bottom w:val="nil"/>
              <w:right w:val="nil"/>
            </w:tcBorders>
            <w:shd w:val="clear" w:color="auto" w:fill="auto"/>
            <w:noWrap/>
            <w:vAlign w:val="bottom"/>
            <w:hideMark/>
          </w:tcPr>
          <w:p w14:paraId="7BF38669" w14:textId="77777777" w:rsidR="00B374BE" w:rsidRPr="00B374BE" w:rsidDel="00B67E10" w:rsidRDefault="00B374BE" w:rsidP="00B374BE">
            <w:pPr>
              <w:spacing w:after="0" w:line="240" w:lineRule="auto"/>
              <w:rPr>
                <w:del w:id="426" w:author="sawtelles" w:date="2015-01-21T08:04:00Z"/>
                <w:rFonts w:ascii="Calibri" w:eastAsia="Times New Roman" w:hAnsi="Calibri" w:cs="Calibri"/>
                <w:color w:val="000000"/>
              </w:rPr>
            </w:pPr>
            <w:del w:id="427" w:author="sawtelles" w:date="2015-01-21T08:04:00Z">
              <w:r w:rsidRPr="00B374BE" w:rsidDel="00B67E10">
                <w:rPr>
                  <w:rFonts w:ascii="Calibri" w:eastAsia="Times New Roman" w:hAnsi="Calibri" w:cs="Calibri"/>
                  <w:color w:val="000000"/>
                </w:rPr>
                <w:delText>90MHz</w:delText>
              </w:r>
            </w:del>
          </w:p>
        </w:tc>
        <w:tc>
          <w:tcPr>
            <w:tcW w:w="1047" w:type="dxa"/>
            <w:tcBorders>
              <w:top w:val="nil"/>
              <w:left w:val="nil"/>
              <w:bottom w:val="nil"/>
              <w:right w:val="single" w:sz="4" w:space="0" w:color="auto"/>
            </w:tcBorders>
            <w:shd w:val="clear" w:color="auto" w:fill="auto"/>
            <w:noWrap/>
            <w:vAlign w:val="bottom"/>
            <w:hideMark/>
          </w:tcPr>
          <w:p w14:paraId="48785BF6" w14:textId="77777777" w:rsidR="00B374BE" w:rsidRPr="00B374BE" w:rsidDel="00B67E10" w:rsidRDefault="00B374BE" w:rsidP="00B374BE">
            <w:pPr>
              <w:spacing w:after="0" w:line="240" w:lineRule="auto"/>
              <w:jc w:val="right"/>
              <w:rPr>
                <w:del w:id="428" w:author="sawtelles" w:date="2015-01-21T08:04:00Z"/>
                <w:rFonts w:ascii="Calibri" w:eastAsia="Times New Roman" w:hAnsi="Calibri" w:cs="Calibri"/>
                <w:color w:val="000000"/>
              </w:rPr>
            </w:pPr>
            <w:del w:id="429" w:author="sawtelles" w:date="2015-01-21T08:04:00Z">
              <w:r w:rsidRPr="00B374BE" w:rsidDel="00B67E10">
                <w:rPr>
                  <w:rFonts w:ascii="Calibri" w:eastAsia="Times New Roman" w:hAnsi="Calibri" w:cs="Calibri"/>
                  <w:color w:val="000000"/>
                </w:rPr>
                <w:delText>9.00E+07</w:delText>
              </w:r>
            </w:del>
          </w:p>
        </w:tc>
        <w:tc>
          <w:tcPr>
            <w:tcW w:w="950" w:type="dxa"/>
            <w:tcBorders>
              <w:top w:val="nil"/>
              <w:left w:val="nil"/>
              <w:bottom w:val="nil"/>
              <w:right w:val="nil"/>
            </w:tcBorders>
            <w:shd w:val="clear" w:color="auto" w:fill="auto"/>
            <w:noWrap/>
            <w:vAlign w:val="bottom"/>
            <w:hideMark/>
          </w:tcPr>
          <w:p w14:paraId="4C6CC2E9" w14:textId="77777777" w:rsidR="00B374BE" w:rsidRPr="00B374BE" w:rsidDel="00B67E10" w:rsidRDefault="00B374BE" w:rsidP="00B374BE">
            <w:pPr>
              <w:spacing w:after="0" w:line="240" w:lineRule="auto"/>
              <w:jc w:val="right"/>
              <w:rPr>
                <w:del w:id="430" w:author="sawtelles" w:date="2015-01-21T08:04:00Z"/>
                <w:rFonts w:ascii="Calibri" w:eastAsia="Times New Roman" w:hAnsi="Calibri" w:cs="Calibri"/>
                <w:color w:val="000000"/>
              </w:rPr>
            </w:pPr>
            <w:del w:id="431" w:author="sawtelles" w:date="2015-01-21T08:04:00Z">
              <w:r w:rsidRPr="00B374BE" w:rsidDel="00B67E10">
                <w:rPr>
                  <w:rFonts w:ascii="Calibri" w:eastAsia="Times New Roman" w:hAnsi="Calibri" w:cs="Calibri"/>
                  <w:color w:val="000000"/>
                </w:rPr>
                <w:delText>5.3</w:delText>
              </w:r>
            </w:del>
          </w:p>
        </w:tc>
        <w:tc>
          <w:tcPr>
            <w:tcW w:w="950" w:type="dxa"/>
            <w:tcBorders>
              <w:top w:val="nil"/>
              <w:left w:val="nil"/>
              <w:bottom w:val="nil"/>
              <w:right w:val="nil"/>
            </w:tcBorders>
            <w:shd w:val="clear" w:color="auto" w:fill="auto"/>
            <w:noWrap/>
            <w:vAlign w:val="bottom"/>
            <w:hideMark/>
          </w:tcPr>
          <w:p w14:paraId="037E369F" w14:textId="77777777" w:rsidR="00B374BE" w:rsidRPr="00B374BE" w:rsidDel="00B67E10" w:rsidRDefault="00B374BE" w:rsidP="00B374BE">
            <w:pPr>
              <w:spacing w:after="0" w:line="240" w:lineRule="auto"/>
              <w:rPr>
                <w:del w:id="432" w:author="sawtelles" w:date="2015-01-21T08:04:00Z"/>
                <w:rFonts w:ascii="Calibri" w:eastAsia="Times New Roman" w:hAnsi="Calibri" w:cs="Calibri"/>
                <w:color w:val="000000"/>
              </w:rPr>
            </w:pPr>
          </w:p>
        </w:tc>
        <w:tc>
          <w:tcPr>
            <w:tcW w:w="950" w:type="dxa"/>
            <w:tcBorders>
              <w:top w:val="nil"/>
              <w:left w:val="nil"/>
              <w:bottom w:val="nil"/>
              <w:right w:val="nil"/>
            </w:tcBorders>
            <w:shd w:val="clear" w:color="auto" w:fill="auto"/>
            <w:noWrap/>
            <w:vAlign w:val="bottom"/>
            <w:hideMark/>
          </w:tcPr>
          <w:p w14:paraId="1C021A4D" w14:textId="77777777" w:rsidR="00B374BE" w:rsidRPr="00B374BE" w:rsidDel="00B67E10" w:rsidRDefault="00B374BE" w:rsidP="00B374BE">
            <w:pPr>
              <w:spacing w:after="0" w:line="240" w:lineRule="auto"/>
              <w:rPr>
                <w:del w:id="433" w:author="sawtelles" w:date="2015-01-21T08:04:00Z"/>
                <w:rFonts w:ascii="Calibri" w:eastAsia="Times New Roman" w:hAnsi="Calibri" w:cs="Calibri"/>
                <w:color w:val="000000"/>
              </w:rPr>
            </w:pPr>
          </w:p>
        </w:tc>
        <w:tc>
          <w:tcPr>
            <w:tcW w:w="950" w:type="dxa"/>
            <w:tcBorders>
              <w:top w:val="nil"/>
              <w:left w:val="nil"/>
              <w:bottom w:val="nil"/>
              <w:right w:val="single" w:sz="8" w:space="0" w:color="auto"/>
            </w:tcBorders>
            <w:shd w:val="clear" w:color="auto" w:fill="auto"/>
            <w:noWrap/>
            <w:vAlign w:val="bottom"/>
            <w:hideMark/>
          </w:tcPr>
          <w:p w14:paraId="17B7B9B7" w14:textId="77777777" w:rsidR="00B374BE" w:rsidRPr="00B374BE" w:rsidDel="00B67E10" w:rsidRDefault="00B374BE" w:rsidP="00B374BE">
            <w:pPr>
              <w:spacing w:after="0" w:line="240" w:lineRule="auto"/>
              <w:rPr>
                <w:del w:id="434" w:author="sawtelles" w:date="2015-01-21T08:04:00Z"/>
                <w:rFonts w:ascii="Calibri" w:eastAsia="Times New Roman" w:hAnsi="Calibri" w:cs="Calibri"/>
                <w:color w:val="000000"/>
              </w:rPr>
            </w:pPr>
            <w:del w:id="435" w:author="sawtelles" w:date="2015-01-21T08:04:00Z">
              <w:r w:rsidRPr="00B374BE" w:rsidDel="00B67E10">
                <w:rPr>
                  <w:rFonts w:ascii="Calibri" w:eastAsia="Times New Roman" w:hAnsi="Calibri" w:cs="Calibri"/>
                  <w:color w:val="000000"/>
                </w:rPr>
                <w:delText> </w:delText>
              </w:r>
            </w:del>
          </w:p>
        </w:tc>
      </w:tr>
      <w:tr w:rsidR="00B374BE" w:rsidRPr="00B374BE" w:rsidDel="00B67E10" w14:paraId="5B17A3DD" w14:textId="77777777" w:rsidTr="002173D4">
        <w:trPr>
          <w:trHeight w:val="300"/>
          <w:del w:id="436" w:author="sawtelles" w:date="2015-01-21T08:04:00Z"/>
        </w:trPr>
        <w:tc>
          <w:tcPr>
            <w:tcW w:w="963" w:type="dxa"/>
            <w:tcBorders>
              <w:top w:val="nil"/>
              <w:left w:val="single" w:sz="8" w:space="0" w:color="auto"/>
              <w:bottom w:val="nil"/>
              <w:right w:val="nil"/>
            </w:tcBorders>
            <w:shd w:val="clear" w:color="auto" w:fill="auto"/>
            <w:noWrap/>
            <w:vAlign w:val="bottom"/>
            <w:hideMark/>
          </w:tcPr>
          <w:p w14:paraId="3B10E030" w14:textId="77777777" w:rsidR="00B374BE" w:rsidRPr="00B374BE" w:rsidDel="00B67E10" w:rsidRDefault="00B374BE" w:rsidP="00B374BE">
            <w:pPr>
              <w:spacing w:after="0" w:line="240" w:lineRule="auto"/>
              <w:rPr>
                <w:del w:id="437" w:author="sawtelles" w:date="2015-01-21T08:04:00Z"/>
                <w:rFonts w:ascii="Calibri" w:eastAsia="Times New Roman" w:hAnsi="Calibri" w:cs="Calibri"/>
                <w:color w:val="000000"/>
              </w:rPr>
            </w:pPr>
            <w:del w:id="438" w:author="sawtelles" w:date="2015-01-21T08:04:00Z">
              <w:r w:rsidRPr="00B374BE" w:rsidDel="00B67E10">
                <w:rPr>
                  <w:rFonts w:ascii="Calibri" w:eastAsia="Times New Roman" w:hAnsi="Calibri" w:cs="Calibri"/>
                  <w:color w:val="000000"/>
                </w:rPr>
                <w:delText>95MHz</w:delText>
              </w:r>
            </w:del>
          </w:p>
        </w:tc>
        <w:tc>
          <w:tcPr>
            <w:tcW w:w="1047" w:type="dxa"/>
            <w:tcBorders>
              <w:top w:val="nil"/>
              <w:left w:val="nil"/>
              <w:bottom w:val="nil"/>
              <w:right w:val="single" w:sz="4" w:space="0" w:color="auto"/>
            </w:tcBorders>
            <w:shd w:val="clear" w:color="auto" w:fill="auto"/>
            <w:noWrap/>
            <w:vAlign w:val="bottom"/>
            <w:hideMark/>
          </w:tcPr>
          <w:p w14:paraId="11756CC7" w14:textId="77777777" w:rsidR="00B374BE" w:rsidRPr="00B374BE" w:rsidDel="00B67E10" w:rsidRDefault="00B374BE" w:rsidP="00B374BE">
            <w:pPr>
              <w:spacing w:after="0" w:line="240" w:lineRule="auto"/>
              <w:jc w:val="right"/>
              <w:rPr>
                <w:del w:id="439" w:author="sawtelles" w:date="2015-01-21T08:04:00Z"/>
                <w:rFonts w:ascii="Calibri" w:eastAsia="Times New Roman" w:hAnsi="Calibri" w:cs="Calibri"/>
                <w:color w:val="000000"/>
              </w:rPr>
            </w:pPr>
            <w:del w:id="440" w:author="sawtelles" w:date="2015-01-21T08:04:00Z">
              <w:r w:rsidRPr="00B374BE" w:rsidDel="00B67E10">
                <w:rPr>
                  <w:rFonts w:ascii="Calibri" w:eastAsia="Times New Roman" w:hAnsi="Calibri" w:cs="Calibri"/>
                  <w:color w:val="000000"/>
                </w:rPr>
                <w:delText>9.50E+07</w:delText>
              </w:r>
            </w:del>
          </w:p>
        </w:tc>
        <w:tc>
          <w:tcPr>
            <w:tcW w:w="950" w:type="dxa"/>
            <w:tcBorders>
              <w:top w:val="nil"/>
              <w:left w:val="nil"/>
              <w:bottom w:val="nil"/>
              <w:right w:val="nil"/>
            </w:tcBorders>
            <w:shd w:val="clear" w:color="auto" w:fill="auto"/>
            <w:noWrap/>
            <w:vAlign w:val="bottom"/>
            <w:hideMark/>
          </w:tcPr>
          <w:p w14:paraId="60DAD1E0" w14:textId="77777777" w:rsidR="00B374BE" w:rsidRPr="00B374BE" w:rsidDel="00B67E10" w:rsidRDefault="00B374BE" w:rsidP="00B374BE">
            <w:pPr>
              <w:spacing w:after="0" w:line="240" w:lineRule="auto"/>
              <w:jc w:val="right"/>
              <w:rPr>
                <w:del w:id="441" w:author="sawtelles" w:date="2015-01-21T08:04:00Z"/>
                <w:rFonts w:ascii="Calibri" w:eastAsia="Times New Roman" w:hAnsi="Calibri" w:cs="Calibri"/>
                <w:color w:val="000000"/>
              </w:rPr>
            </w:pPr>
            <w:del w:id="442" w:author="sawtelles" w:date="2015-01-21T08:04:00Z">
              <w:r w:rsidRPr="00B374BE" w:rsidDel="00B67E10">
                <w:rPr>
                  <w:rFonts w:ascii="Calibri" w:eastAsia="Times New Roman" w:hAnsi="Calibri" w:cs="Calibri"/>
                  <w:color w:val="000000"/>
                </w:rPr>
                <w:delText>4.8</w:delText>
              </w:r>
            </w:del>
          </w:p>
        </w:tc>
        <w:tc>
          <w:tcPr>
            <w:tcW w:w="950" w:type="dxa"/>
            <w:tcBorders>
              <w:top w:val="nil"/>
              <w:left w:val="nil"/>
              <w:bottom w:val="nil"/>
              <w:right w:val="nil"/>
            </w:tcBorders>
            <w:shd w:val="clear" w:color="auto" w:fill="auto"/>
            <w:noWrap/>
            <w:vAlign w:val="bottom"/>
            <w:hideMark/>
          </w:tcPr>
          <w:p w14:paraId="45B2786F" w14:textId="77777777" w:rsidR="00B374BE" w:rsidRPr="00B374BE" w:rsidDel="00B67E10" w:rsidRDefault="00B374BE" w:rsidP="00B374BE">
            <w:pPr>
              <w:spacing w:after="0" w:line="240" w:lineRule="auto"/>
              <w:rPr>
                <w:del w:id="443" w:author="sawtelles" w:date="2015-01-21T08:04:00Z"/>
                <w:rFonts w:ascii="Calibri" w:eastAsia="Times New Roman" w:hAnsi="Calibri" w:cs="Calibri"/>
                <w:color w:val="000000"/>
              </w:rPr>
            </w:pPr>
          </w:p>
        </w:tc>
        <w:tc>
          <w:tcPr>
            <w:tcW w:w="950" w:type="dxa"/>
            <w:tcBorders>
              <w:top w:val="nil"/>
              <w:left w:val="nil"/>
              <w:bottom w:val="nil"/>
              <w:right w:val="nil"/>
            </w:tcBorders>
            <w:shd w:val="clear" w:color="auto" w:fill="auto"/>
            <w:noWrap/>
            <w:vAlign w:val="bottom"/>
            <w:hideMark/>
          </w:tcPr>
          <w:p w14:paraId="6AC3100A" w14:textId="77777777" w:rsidR="00B374BE" w:rsidRPr="00B374BE" w:rsidDel="00B67E10" w:rsidRDefault="00B374BE" w:rsidP="00B374BE">
            <w:pPr>
              <w:spacing w:after="0" w:line="240" w:lineRule="auto"/>
              <w:rPr>
                <w:del w:id="444" w:author="sawtelles" w:date="2015-01-21T08:04:00Z"/>
                <w:rFonts w:ascii="Calibri" w:eastAsia="Times New Roman" w:hAnsi="Calibri" w:cs="Calibri"/>
                <w:color w:val="000000"/>
              </w:rPr>
            </w:pPr>
          </w:p>
        </w:tc>
        <w:tc>
          <w:tcPr>
            <w:tcW w:w="950" w:type="dxa"/>
            <w:tcBorders>
              <w:top w:val="nil"/>
              <w:left w:val="nil"/>
              <w:bottom w:val="nil"/>
              <w:right w:val="single" w:sz="8" w:space="0" w:color="auto"/>
            </w:tcBorders>
            <w:shd w:val="clear" w:color="auto" w:fill="auto"/>
            <w:noWrap/>
            <w:vAlign w:val="bottom"/>
            <w:hideMark/>
          </w:tcPr>
          <w:p w14:paraId="584B480B" w14:textId="77777777" w:rsidR="00B374BE" w:rsidRPr="00B374BE" w:rsidDel="00B67E10" w:rsidRDefault="00B374BE" w:rsidP="00B374BE">
            <w:pPr>
              <w:spacing w:after="0" w:line="240" w:lineRule="auto"/>
              <w:rPr>
                <w:del w:id="445" w:author="sawtelles" w:date="2015-01-21T08:04:00Z"/>
                <w:rFonts w:ascii="Calibri" w:eastAsia="Times New Roman" w:hAnsi="Calibri" w:cs="Calibri"/>
                <w:color w:val="000000"/>
              </w:rPr>
            </w:pPr>
            <w:del w:id="446" w:author="sawtelles" w:date="2015-01-21T08:04:00Z">
              <w:r w:rsidRPr="00B374BE" w:rsidDel="00B67E10">
                <w:rPr>
                  <w:rFonts w:ascii="Calibri" w:eastAsia="Times New Roman" w:hAnsi="Calibri" w:cs="Calibri"/>
                  <w:color w:val="000000"/>
                </w:rPr>
                <w:delText> </w:delText>
              </w:r>
            </w:del>
          </w:p>
        </w:tc>
      </w:tr>
      <w:tr w:rsidR="00B374BE" w:rsidRPr="00B374BE" w:rsidDel="00B67E10" w14:paraId="466D2F09" w14:textId="77777777" w:rsidTr="002173D4">
        <w:trPr>
          <w:trHeight w:val="300"/>
          <w:del w:id="447" w:author="sawtelles" w:date="2015-01-21T08:04:00Z"/>
        </w:trPr>
        <w:tc>
          <w:tcPr>
            <w:tcW w:w="963" w:type="dxa"/>
            <w:tcBorders>
              <w:top w:val="nil"/>
              <w:left w:val="single" w:sz="8" w:space="0" w:color="auto"/>
              <w:bottom w:val="nil"/>
              <w:right w:val="nil"/>
            </w:tcBorders>
            <w:shd w:val="clear" w:color="auto" w:fill="auto"/>
            <w:noWrap/>
            <w:vAlign w:val="bottom"/>
            <w:hideMark/>
          </w:tcPr>
          <w:p w14:paraId="34F63545" w14:textId="77777777" w:rsidR="00B374BE" w:rsidRPr="00B374BE" w:rsidDel="00B67E10" w:rsidRDefault="00B374BE" w:rsidP="00B374BE">
            <w:pPr>
              <w:spacing w:after="0" w:line="240" w:lineRule="auto"/>
              <w:rPr>
                <w:del w:id="448" w:author="sawtelles" w:date="2015-01-21T08:04:00Z"/>
                <w:rFonts w:ascii="Calibri" w:eastAsia="Times New Roman" w:hAnsi="Calibri" w:cs="Calibri"/>
                <w:color w:val="000000"/>
              </w:rPr>
            </w:pPr>
            <w:del w:id="449" w:author="sawtelles" w:date="2015-01-21T08:04:00Z">
              <w:r w:rsidRPr="00B374BE" w:rsidDel="00B67E10">
                <w:rPr>
                  <w:rFonts w:ascii="Calibri" w:eastAsia="Times New Roman" w:hAnsi="Calibri" w:cs="Calibri"/>
                  <w:color w:val="000000"/>
                </w:rPr>
                <w:delText>100MHz</w:delText>
              </w:r>
            </w:del>
          </w:p>
        </w:tc>
        <w:tc>
          <w:tcPr>
            <w:tcW w:w="1047" w:type="dxa"/>
            <w:tcBorders>
              <w:top w:val="nil"/>
              <w:left w:val="nil"/>
              <w:bottom w:val="nil"/>
              <w:right w:val="single" w:sz="4" w:space="0" w:color="auto"/>
            </w:tcBorders>
            <w:shd w:val="clear" w:color="auto" w:fill="auto"/>
            <w:noWrap/>
            <w:vAlign w:val="bottom"/>
            <w:hideMark/>
          </w:tcPr>
          <w:p w14:paraId="646665B1" w14:textId="77777777" w:rsidR="00B374BE" w:rsidRPr="00B374BE" w:rsidDel="00B67E10" w:rsidRDefault="00B374BE" w:rsidP="00B374BE">
            <w:pPr>
              <w:spacing w:after="0" w:line="240" w:lineRule="auto"/>
              <w:jc w:val="right"/>
              <w:rPr>
                <w:del w:id="450" w:author="sawtelles" w:date="2015-01-21T08:04:00Z"/>
                <w:rFonts w:ascii="Calibri" w:eastAsia="Times New Roman" w:hAnsi="Calibri" w:cs="Calibri"/>
                <w:color w:val="000000"/>
              </w:rPr>
            </w:pPr>
            <w:del w:id="451" w:author="sawtelles" w:date="2015-01-21T08:04:00Z">
              <w:r w:rsidRPr="00B374BE" w:rsidDel="00B67E10">
                <w:rPr>
                  <w:rFonts w:ascii="Calibri" w:eastAsia="Times New Roman" w:hAnsi="Calibri" w:cs="Calibri"/>
                  <w:color w:val="000000"/>
                </w:rPr>
                <w:delText>1.00E+08</w:delText>
              </w:r>
            </w:del>
          </w:p>
        </w:tc>
        <w:tc>
          <w:tcPr>
            <w:tcW w:w="950" w:type="dxa"/>
            <w:tcBorders>
              <w:top w:val="nil"/>
              <w:left w:val="nil"/>
              <w:bottom w:val="nil"/>
              <w:right w:val="nil"/>
            </w:tcBorders>
            <w:shd w:val="clear" w:color="auto" w:fill="auto"/>
            <w:noWrap/>
            <w:vAlign w:val="bottom"/>
            <w:hideMark/>
          </w:tcPr>
          <w:p w14:paraId="47581808" w14:textId="77777777" w:rsidR="00B374BE" w:rsidRPr="00B374BE" w:rsidDel="00B67E10" w:rsidRDefault="00B374BE" w:rsidP="00B374BE">
            <w:pPr>
              <w:spacing w:after="0" w:line="240" w:lineRule="auto"/>
              <w:jc w:val="right"/>
              <w:rPr>
                <w:del w:id="452" w:author="sawtelles" w:date="2015-01-21T08:04:00Z"/>
                <w:rFonts w:ascii="Calibri" w:eastAsia="Times New Roman" w:hAnsi="Calibri" w:cs="Calibri"/>
                <w:color w:val="000000"/>
              </w:rPr>
            </w:pPr>
            <w:del w:id="453" w:author="sawtelles" w:date="2015-01-21T08:04:00Z">
              <w:r w:rsidRPr="00B374BE" w:rsidDel="00B67E10">
                <w:rPr>
                  <w:rFonts w:ascii="Calibri" w:eastAsia="Times New Roman" w:hAnsi="Calibri" w:cs="Calibri"/>
                  <w:color w:val="000000"/>
                </w:rPr>
                <w:delText>4.4</w:delText>
              </w:r>
            </w:del>
          </w:p>
        </w:tc>
        <w:tc>
          <w:tcPr>
            <w:tcW w:w="950" w:type="dxa"/>
            <w:tcBorders>
              <w:top w:val="nil"/>
              <w:left w:val="nil"/>
              <w:bottom w:val="nil"/>
              <w:right w:val="nil"/>
            </w:tcBorders>
            <w:shd w:val="clear" w:color="auto" w:fill="auto"/>
            <w:noWrap/>
            <w:vAlign w:val="bottom"/>
            <w:hideMark/>
          </w:tcPr>
          <w:p w14:paraId="199ED7DB" w14:textId="77777777" w:rsidR="00B374BE" w:rsidRPr="00B374BE" w:rsidDel="00B67E10" w:rsidRDefault="00B374BE" w:rsidP="00B374BE">
            <w:pPr>
              <w:spacing w:after="0" w:line="240" w:lineRule="auto"/>
              <w:rPr>
                <w:del w:id="454" w:author="sawtelles" w:date="2015-01-21T08:04:00Z"/>
                <w:rFonts w:ascii="Calibri" w:eastAsia="Times New Roman" w:hAnsi="Calibri" w:cs="Calibri"/>
                <w:color w:val="000000"/>
              </w:rPr>
            </w:pPr>
          </w:p>
        </w:tc>
        <w:tc>
          <w:tcPr>
            <w:tcW w:w="950" w:type="dxa"/>
            <w:tcBorders>
              <w:top w:val="nil"/>
              <w:left w:val="nil"/>
              <w:bottom w:val="nil"/>
              <w:right w:val="nil"/>
            </w:tcBorders>
            <w:shd w:val="clear" w:color="auto" w:fill="auto"/>
            <w:noWrap/>
            <w:vAlign w:val="bottom"/>
            <w:hideMark/>
          </w:tcPr>
          <w:p w14:paraId="7DCBA414" w14:textId="77777777" w:rsidR="00B374BE" w:rsidRPr="00B374BE" w:rsidDel="00B67E10" w:rsidRDefault="00B374BE" w:rsidP="00B374BE">
            <w:pPr>
              <w:spacing w:after="0" w:line="240" w:lineRule="auto"/>
              <w:rPr>
                <w:del w:id="455" w:author="sawtelles" w:date="2015-01-21T08:04:00Z"/>
                <w:rFonts w:ascii="Calibri" w:eastAsia="Times New Roman" w:hAnsi="Calibri" w:cs="Calibri"/>
                <w:color w:val="000000"/>
              </w:rPr>
            </w:pPr>
          </w:p>
        </w:tc>
        <w:tc>
          <w:tcPr>
            <w:tcW w:w="950" w:type="dxa"/>
            <w:tcBorders>
              <w:top w:val="nil"/>
              <w:left w:val="nil"/>
              <w:bottom w:val="nil"/>
              <w:right w:val="single" w:sz="8" w:space="0" w:color="auto"/>
            </w:tcBorders>
            <w:shd w:val="clear" w:color="auto" w:fill="auto"/>
            <w:noWrap/>
            <w:vAlign w:val="bottom"/>
            <w:hideMark/>
          </w:tcPr>
          <w:p w14:paraId="086283F6" w14:textId="77777777" w:rsidR="00B374BE" w:rsidRPr="00B374BE" w:rsidDel="00B67E10" w:rsidRDefault="00B374BE" w:rsidP="00B374BE">
            <w:pPr>
              <w:spacing w:after="0" w:line="240" w:lineRule="auto"/>
              <w:rPr>
                <w:del w:id="456" w:author="sawtelles" w:date="2015-01-21T08:04:00Z"/>
                <w:rFonts w:ascii="Calibri" w:eastAsia="Times New Roman" w:hAnsi="Calibri" w:cs="Calibri"/>
                <w:color w:val="000000"/>
              </w:rPr>
            </w:pPr>
            <w:del w:id="457" w:author="sawtelles" w:date="2015-01-21T08:04:00Z">
              <w:r w:rsidRPr="00B374BE" w:rsidDel="00B67E10">
                <w:rPr>
                  <w:rFonts w:ascii="Calibri" w:eastAsia="Times New Roman" w:hAnsi="Calibri" w:cs="Calibri"/>
                  <w:color w:val="000000"/>
                </w:rPr>
                <w:delText> </w:delText>
              </w:r>
            </w:del>
          </w:p>
        </w:tc>
      </w:tr>
      <w:tr w:rsidR="00B374BE" w:rsidRPr="00B374BE" w:rsidDel="00B67E10" w14:paraId="7A10F2BD" w14:textId="77777777" w:rsidTr="002173D4">
        <w:trPr>
          <w:trHeight w:val="300"/>
          <w:del w:id="458" w:author="sawtelles" w:date="2015-01-21T08:04:00Z"/>
        </w:trPr>
        <w:tc>
          <w:tcPr>
            <w:tcW w:w="963" w:type="dxa"/>
            <w:tcBorders>
              <w:top w:val="nil"/>
              <w:left w:val="single" w:sz="8" w:space="0" w:color="auto"/>
              <w:bottom w:val="nil"/>
              <w:right w:val="nil"/>
            </w:tcBorders>
            <w:shd w:val="clear" w:color="auto" w:fill="auto"/>
            <w:noWrap/>
            <w:vAlign w:val="bottom"/>
            <w:hideMark/>
          </w:tcPr>
          <w:p w14:paraId="65B24EB9" w14:textId="77777777" w:rsidR="00B374BE" w:rsidRPr="00B374BE" w:rsidDel="00B67E10" w:rsidRDefault="00B374BE" w:rsidP="00B374BE">
            <w:pPr>
              <w:spacing w:after="0" w:line="240" w:lineRule="auto"/>
              <w:rPr>
                <w:del w:id="459" w:author="sawtelles" w:date="2015-01-21T08:04:00Z"/>
                <w:rFonts w:ascii="Calibri" w:eastAsia="Times New Roman" w:hAnsi="Calibri" w:cs="Calibri"/>
                <w:color w:val="000000"/>
              </w:rPr>
            </w:pPr>
            <w:del w:id="460" w:author="sawtelles" w:date="2015-01-21T08:04:00Z">
              <w:r w:rsidRPr="00B374BE" w:rsidDel="00B67E10">
                <w:rPr>
                  <w:rFonts w:ascii="Calibri" w:eastAsia="Times New Roman" w:hAnsi="Calibri" w:cs="Calibri"/>
                  <w:color w:val="000000"/>
                </w:rPr>
                <w:delText>105MHz</w:delText>
              </w:r>
            </w:del>
          </w:p>
        </w:tc>
        <w:tc>
          <w:tcPr>
            <w:tcW w:w="1047" w:type="dxa"/>
            <w:tcBorders>
              <w:top w:val="nil"/>
              <w:left w:val="nil"/>
              <w:bottom w:val="nil"/>
              <w:right w:val="single" w:sz="4" w:space="0" w:color="auto"/>
            </w:tcBorders>
            <w:shd w:val="clear" w:color="auto" w:fill="auto"/>
            <w:noWrap/>
            <w:vAlign w:val="bottom"/>
            <w:hideMark/>
          </w:tcPr>
          <w:p w14:paraId="048302FA" w14:textId="77777777" w:rsidR="00B374BE" w:rsidRPr="00B374BE" w:rsidDel="00B67E10" w:rsidRDefault="00B374BE" w:rsidP="00B374BE">
            <w:pPr>
              <w:spacing w:after="0" w:line="240" w:lineRule="auto"/>
              <w:jc w:val="right"/>
              <w:rPr>
                <w:del w:id="461" w:author="sawtelles" w:date="2015-01-21T08:04:00Z"/>
                <w:rFonts w:ascii="Calibri" w:eastAsia="Times New Roman" w:hAnsi="Calibri" w:cs="Calibri"/>
                <w:color w:val="000000"/>
              </w:rPr>
            </w:pPr>
            <w:del w:id="462" w:author="sawtelles" w:date="2015-01-21T08:04:00Z">
              <w:r w:rsidRPr="00B374BE" w:rsidDel="00B67E10">
                <w:rPr>
                  <w:rFonts w:ascii="Calibri" w:eastAsia="Times New Roman" w:hAnsi="Calibri" w:cs="Calibri"/>
                  <w:color w:val="000000"/>
                </w:rPr>
                <w:delText>1.05E+08</w:delText>
              </w:r>
            </w:del>
          </w:p>
        </w:tc>
        <w:tc>
          <w:tcPr>
            <w:tcW w:w="950" w:type="dxa"/>
            <w:tcBorders>
              <w:top w:val="nil"/>
              <w:left w:val="nil"/>
              <w:bottom w:val="nil"/>
              <w:right w:val="nil"/>
            </w:tcBorders>
            <w:shd w:val="clear" w:color="auto" w:fill="auto"/>
            <w:noWrap/>
            <w:vAlign w:val="bottom"/>
            <w:hideMark/>
          </w:tcPr>
          <w:p w14:paraId="3115D649" w14:textId="77777777" w:rsidR="00B374BE" w:rsidRPr="00B374BE" w:rsidDel="00B67E10" w:rsidRDefault="00B374BE" w:rsidP="00B374BE">
            <w:pPr>
              <w:spacing w:after="0" w:line="240" w:lineRule="auto"/>
              <w:jc w:val="right"/>
              <w:rPr>
                <w:del w:id="463" w:author="sawtelles" w:date="2015-01-21T08:04:00Z"/>
                <w:rFonts w:ascii="Calibri" w:eastAsia="Times New Roman" w:hAnsi="Calibri" w:cs="Calibri"/>
                <w:color w:val="000000"/>
              </w:rPr>
            </w:pPr>
            <w:del w:id="464" w:author="sawtelles" w:date="2015-01-21T08:04:00Z">
              <w:r w:rsidRPr="00B374BE" w:rsidDel="00B67E10">
                <w:rPr>
                  <w:rFonts w:ascii="Calibri" w:eastAsia="Times New Roman" w:hAnsi="Calibri" w:cs="Calibri"/>
                  <w:color w:val="000000"/>
                </w:rPr>
                <w:delText>3.96</w:delText>
              </w:r>
            </w:del>
          </w:p>
        </w:tc>
        <w:tc>
          <w:tcPr>
            <w:tcW w:w="950" w:type="dxa"/>
            <w:tcBorders>
              <w:top w:val="nil"/>
              <w:left w:val="nil"/>
              <w:bottom w:val="nil"/>
              <w:right w:val="nil"/>
            </w:tcBorders>
            <w:shd w:val="clear" w:color="auto" w:fill="auto"/>
            <w:noWrap/>
            <w:vAlign w:val="bottom"/>
            <w:hideMark/>
          </w:tcPr>
          <w:p w14:paraId="2DCA8177" w14:textId="77777777" w:rsidR="00B374BE" w:rsidRPr="00B374BE" w:rsidDel="00B67E10" w:rsidRDefault="00B374BE" w:rsidP="00B374BE">
            <w:pPr>
              <w:spacing w:after="0" w:line="240" w:lineRule="auto"/>
              <w:rPr>
                <w:del w:id="465" w:author="sawtelles" w:date="2015-01-21T08:04:00Z"/>
                <w:rFonts w:ascii="Calibri" w:eastAsia="Times New Roman" w:hAnsi="Calibri" w:cs="Calibri"/>
                <w:color w:val="000000"/>
              </w:rPr>
            </w:pPr>
          </w:p>
        </w:tc>
        <w:tc>
          <w:tcPr>
            <w:tcW w:w="950" w:type="dxa"/>
            <w:tcBorders>
              <w:top w:val="nil"/>
              <w:left w:val="nil"/>
              <w:bottom w:val="nil"/>
              <w:right w:val="nil"/>
            </w:tcBorders>
            <w:shd w:val="clear" w:color="auto" w:fill="auto"/>
            <w:noWrap/>
            <w:vAlign w:val="bottom"/>
            <w:hideMark/>
          </w:tcPr>
          <w:p w14:paraId="4CD58EFE" w14:textId="77777777" w:rsidR="00B374BE" w:rsidRPr="00B374BE" w:rsidDel="00B67E10" w:rsidRDefault="00B374BE" w:rsidP="00B374BE">
            <w:pPr>
              <w:spacing w:after="0" w:line="240" w:lineRule="auto"/>
              <w:rPr>
                <w:del w:id="466" w:author="sawtelles" w:date="2015-01-21T08:04:00Z"/>
                <w:rFonts w:ascii="Calibri" w:eastAsia="Times New Roman" w:hAnsi="Calibri" w:cs="Calibri"/>
                <w:color w:val="000000"/>
              </w:rPr>
            </w:pPr>
          </w:p>
        </w:tc>
        <w:tc>
          <w:tcPr>
            <w:tcW w:w="950" w:type="dxa"/>
            <w:tcBorders>
              <w:top w:val="nil"/>
              <w:left w:val="nil"/>
              <w:bottom w:val="nil"/>
              <w:right w:val="single" w:sz="8" w:space="0" w:color="auto"/>
            </w:tcBorders>
            <w:shd w:val="clear" w:color="auto" w:fill="auto"/>
            <w:noWrap/>
            <w:vAlign w:val="bottom"/>
            <w:hideMark/>
          </w:tcPr>
          <w:p w14:paraId="37DB7B2B" w14:textId="77777777" w:rsidR="00B374BE" w:rsidRPr="00B374BE" w:rsidDel="00B67E10" w:rsidRDefault="00B374BE" w:rsidP="00B374BE">
            <w:pPr>
              <w:spacing w:after="0" w:line="240" w:lineRule="auto"/>
              <w:rPr>
                <w:del w:id="467" w:author="sawtelles" w:date="2015-01-21T08:04:00Z"/>
                <w:rFonts w:ascii="Calibri" w:eastAsia="Times New Roman" w:hAnsi="Calibri" w:cs="Calibri"/>
                <w:color w:val="000000"/>
              </w:rPr>
            </w:pPr>
            <w:del w:id="468" w:author="sawtelles" w:date="2015-01-21T08:04:00Z">
              <w:r w:rsidRPr="00B374BE" w:rsidDel="00B67E10">
                <w:rPr>
                  <w:rFonts w:ascii="Calibri" w:eastAsia="Times New Roman" w:hAnsi="Calibri" w:cs="Calibri"/>
                  <w:color w:val="000000"/>
                </w:rPr>
                <w:delText> </w:delText>
              </w:r>
            </w:del>
          </w:p>
        </w:tc>
      </w:tr>
    </w:tbl>
    <w:p w14:paraId="3FCCA1B1" w14:textId="4D77E01B" w:rsidR="00F11EB5" w:rsidRPr="00F11EB5" w:rsidRDefault="00F11EB5" w:rsidP="002173D4"/>
    <w:sectPr w:rsidR="00F11EB5" w:rsidRPr="00F11EB5" w:rsidSect="00F11A34">
      <w:headerReference w:type="default"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voboda Karel" w:date="2015-01-21T06:59:00Z" w:initials="SK">
    <w:p w14:paraId="42775FD3" w14:textId="77777777" w:rsidR="001B0C7C" w:rsidRDefault="001B0C7C">
      <w:pPr>
        <w:pStyle w:val="CommentText"/>
      </w:pPr>
      <w:r>
        <w:rPr>
          <w:rStyle w:val="CommentReference"/>
        </w:rPr>
        <w:annotationRef/>
      </w:r>
      <w:r>
        <w:t>Steve, in the tables you call this Rf; in the drawing Rp; in the table R</w:t>
      </w:r>
    </w:p>
    <w:p w14:paraId="78A4095A" w14:textId="77777777" w:rsidR="001B0C7C" w:rsidRDefault="001B0C7C">
      <w:pPr>
        <w:pStyle w:val="CommentText"/>
      </w:pPr>
    </w:p>
    <w:p w14:paraId="4807AA85" w14:textId="77777777" w:rsidR="001B0C7C" w:rsidRDefault="001B0C7C">
      <w:pPr>
        <w:pStyle w:val="CommentText"/>
      </w:pPr>
      <w:r>
        <w:t>Let’s call this one thing. throughout.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07AA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9EA6C" w14:textId="77777777" w:rsidR="009F7E65" w:rsidRDefault="009F7E65" w:rsidP="0065603D">
      <w:pPr>
        <w:spacing w:after="0" w:line="240" w:lineRule="auto"/>
      </w:pPr>
      <w:r>
        <w:separator/>
      </w:r>
    </w:p>
  </w:endnote>
  <w:endnote w:type="continuationSeparator" w:id="0">
    <w:p w14:paraId="23536213" w14:textId="77777777" w:rsidR="009F7E65" w:rsidRDefault="009F7E65" w:rsidP="0065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4522B" w14:textId="77777777" w:rsidR="00C70F03" w:rsidRDefault="00C70F03" w:rsidP="00EB46FC">
    <w:pPr>
      <w:pStyle w:val="Footer"/>
      <w:pBdr>
        <w:top w:val="thinThickSmallGap" w:sz="24" w:space="1" w:color="622423" w:themeColor="accent2" w:themeShade="7F"/>
      </w:pBdr>
      <w:rPr>
        <w:rFonts w:asciiTheme="majorHAnsi" w:hAnsiTheme="majorHAnsi"/>
      </w:rPr>
    </w:pPr>
    <w:r>
      <w:rPr>
        <w:rFonts w:asciiTheme="majorHAnsi" w:hAnsiTheme="majorHAnsi"/>
      </w:rPr>
      <w:t>Confidential</w:t>
    </w:r>
    <w:r>
      <w:rPr>
        <w:rFonts w:asciiTheme="majorHAnsi" w:hAnsiTheme="majorHAnsi"/>
      </w:rPr>
      <w:ptab w:relativeTo="margin" w:alignment="right" w:leader="none"/>
    </w:r>
    <w:r>
      <w:rPr>
        <w:rFonts w:asciiTheme="majorHAnsi" w:hAnsiTheme="majorHAnsi"/>
      </w:rPr>
      <w:t xml:space="preserve">Page </w:t>
    </w:r>
    <w:r w:rsidR="006C5B92">
      <w:fldChar w:fldCharType="begin"/>
    </w:r>
    <w:r>
      <w:instrText xml:space="preserve"> PAGE   \* MERGEFORMAT </w:instrText>
    </w:r>
    <w:r w:rsidR="006C5B92">
      <w:fldChar w:fldCharType="separate"/>
    </w:r>
    <w:r w:rsidR="006F1D15" w:rsidRPr="006F1D15">
      <w:rPr>
        <w:rFonts w:asciiTheme="majorHAnsi" w:hAnsiTheme="majorHAnsi"/>
        <w:noProof/>
      </w:rPr>
      <w:t>4</w:t>
    </w:r>
    <w:r w:rsidR="006C5B92">
      <w:rPr>
        <w:rFonts w:asciiTheme="majorHAnsi" w:hAnsiTheme="majorHAnsi"/>
        <w:noProof/>
      </w:rPr>
      <w:fldChar w:fldCharType="end"/>
    </w:r>
  </w:p>
  <w:p w14:paraId="6611160F" w14:textId="77777777" w:rsidR="00C70F03" w:rsidRDefault="00C70F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DE6A71" w14:textId="77777777" w:rsidR="009F7E65" w:rsidRDefault="009F7E65" w:rsidP="0065603D">
      <w:pPr>
        <w:spacing w:after="0" w:line="240" w:lineRule="auto"/>
      </w:pPr>
      <w:r>
        <w:separator/>
      </w:r>
    </w:p>
  </w:footnote>
  <w:footnote w:type="continuationSeparator" w:id="0">
    <w:p w14:paraId="3CB2FA8C" w14:textId="77777777" w:rsidR="009F7E65" w:rsidRDefault="009F7E65" w:rsidP="006560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76BC" w14:textId="77777777" w:rsidR="00C70F03" w:rsidRDefault="00C70F03" w:rsidP="004703FD">
    <w:pPr>
      <w:pStyle w:val="Header"/>
    </w:pPr>
    <w:r>
      <w:ptab w:relativeTo="margin" w:alignment="center" w:leader="none"/>
    </w:r>
    <w:r>
      <w:ptab w:relativeTo="margin" w:alignment="right" w:leader="none"/>
    </w:r>
    <w:r w:rsidRPr="0053200E">
      <w:rPr>
        <w:noProof/>
      </w:rPr>
      <w:drawing>
        <wp:inline distT="0" distB="0" distL="0" distR="0" wp14:anchorId="7FEB5886" wp14:editId="02B008FD">
          <wp:extent cx="1840865" cy="819150"/>
          <wp:effectExtent l="1905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840865"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C861AF"/>
    <w:multiLevelType w:val="hybridMultilevel"/>
    <w:tmpl w:val="A4166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6A0ABC"/>
    <w:multiLevelType w:val="hybridMultilevel"/>
    <w:tmpl w:val="18AE2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3D4D78"/>
    <w:multiLevelType w:val="hybridMultilevel"/>
    <w:tmpl w:val="29E80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71A2"/>
    <w:rsid w:val="00015E35"/>
    <w:rsid w:val="00015EE7"/>
    <w:rsid w:val="00022024"/>
    <w:rsid w:val="00033442"/>
    <w:rsid w:val="0004192F"/>
    <w:rsid w:val="00060828"/>
    <w:rsid w:val="00060F4D"/>
    <w:rsid w:val="0006584F"/>
    <w:rsid w:val="00066AF4"/>
    <w:rsid w:val="000710BC"/>
    <w:rsid w:val="000739F8"/>
    <w:rsid w:val="00083026"/>
    <w:rsid w:val="0008656F"/>
    <w:rsid w:val="00086C59"/>
    <w:rsid w:val="00087520"/>
    <w:rsid w:val="000A1DAC"/>
    <w:rsid w:val="000A3D83"/>
    <w:rsid w:val="000A5071"/>
    <w:rsid w:val="000C682C"/>
    <w:rsid w:val="000F34E9"/>
    <w:rsid w:val="001072AC"/>
    <w:rsid w:val="00116738"/>
    <w:rsid w:val="001209C4"/>
    <w:rsid w:val="001210B3"/>
    <w:rsid w:val="001340F0"/>
    <w:rsid w:val="00144856"/>
    <w:rsid w:val="00145812"/>
    <w:rsid w:val="00147476"/>
    <w:rsid w:val="001501AC"/>
    <w:rsid w:val="00153281"/>
    <w:rsid w:val="00163802"/>
    <w:rsid w:val="00165BC2"/>
    <w:rsid w:val="00170456"/>
    <w:rsid w:val="00183BCC"/>
    <w:rsid w:val="00186195"/>
    <w:rsid w:val="0019032F"/>
    <w:rsid w:val="001918D0"/>
    <w:rsid w:val="00192842"/>
    <w:rsid w:val="001A2DF8"/>
    <w:rsid w:val="001A5963"/>
    <w:rsid w:val="001B0C7C"/>
    <w:rsid w:val="001B24A3"/>
    <w:rsid w:val="001B26B9"/>
    <w:rsid w:val="001B562A"/>
    <w:rsid w:val="001B7AED"/>
    <w:rsid w:val="001C4AF7"/>
    <w:rsid w:val="001C5DEB"/>
    <w:rsid w:val="001E3211"/>
    <w:rsid w:val="001E4BA1"/>
    <w:rsid w:val="001F212E"/>
    <w:rsid w:val="001F2953"/>
    <w:rsid w:val="002173D4"/>
    <w:rsid w:val="00226889"/>
    <w:rsid w:val="00233B5F"/>
    <w:rsid w:val="002354F6"/>
    <w:rsid w:val="002447E2"/>
    <w:rsid w:val="0025009E"/>
    <w:rsid w:val="00250AD2"/>
    <w:rsid w:val="002607CA"/>
    <w:rsid w:val="0028448C"/>
    <w:rsid w:val="002967B6"/>
    <w:rsid w:val="00296B91"/>
    <w:rsid w:val="002A3E60"/>
    <w:rsid w:val="002B0913"/>
    <w:rsid w:val="002B5140"/>
    <w:rsid w:val="002D5BB3"/>
    <w:rsid w:val="002D776F"/>
    <w:rsid w:val="003036BD"/>
    <w:rsid w:val="003038DB"/>
    <w:rsid w:val="00320262"/>
    <w:rsid w:val="00320C7F"/>
    <w:rsid w:val="00326DEC"/>
    <w:rsid w:val="00336BAD"/>
    <w:rsid w:val="00345758"/>
    <w:rsid w:val="00394180"/>
    <w:rsid w:val="00396E3F"/>
    <w:rsid w:val="003B4926"/>
    <w:rsid w:val="003C0AE8"/>
    <w:rsid w:val="003C0FA3"/>
    <w:rsid w:val="003C6445"/>
    <w:rsid w:val="003D03B8"/>
    <w:rsid w:val="003D2251"/>
    <w:rsid w:val="003D2791"/>
    <w:rsid w:val="003F586A"/>
    <w:rsid w:val="00400662"/>
    <w:rsid w:val="00407856"/>
    <w:rsid w:val="004277D3"/>
    <w:rsid w:val="00435068"/>
    <w:rsid w:val="00444104"/>
    <w:rsid w:val="004521D8"/>
    <w:rsid w:val="00456651"/>
    <w:rsid w:val="00460AAC"/>
    <w:rsid w:val="0046500F"/>
    <w:rsid w:val="004703FD"/>
    <w:rsid w:val="00472204"/>
    <w:rsid w:val="00474C4F"/>
    <w:rsid w:val="00476CC8"/>
    <w:rsid w:val="00481BC4"/>
    <w:rsid w:val="00492BBB"/>
    <w:rsid w:val="004A398F"/>
    <w:rsid w:val="004B491B"/>
    <w:rsid w:val="004C2AEE"/>
    <w:rsid w:val="004D62FC"/>
    <w:rsid w:val="004D63E0"/>
    <w:rsid w:val="004D73A9"/>
    <w:rsid w:val="004F46D7"/>
    <w:rsid w:val="00500375"/>
    <w:rsid w:val="0050291A"/>
    <w:rsid w:val="005273F5"/>
    <w:rsid w:val="0053200E"/>
    <w:rsid w:val="005437B5"/>
    <w:rsid w:val="00574239"/>
    <w:rsid w:val="00583904"/>
    <w:rsid w:val="00587B3C"/>
    <w:rsid w:val="0059086B"/>
    <w:rsid w:val="005C0359"/>
    <w:rsid w:val="005C2CCB"/>
    <w:rsid w:val="005E1ECD"/>
    <w:rsid w:val="005F3832"/>
    <w:rsid w:val="005F73F8"/>
    <w:rsid w:val="00612DF9"/>
    <w:rsid w:val="00617544"/>
    <w:rsid w:val="00617B5F"/>
    <w:rsid w:val="006319D7"/>
    <w:rsid w:val="006331C6"/>
    <w:rsid w:val="0063708C"/>
    <w:rsid w:val="00647D71"/>
    <w:rsid w:val="00647F00"/>
    <w:rsid w:val="0065303C"/>
    <w:rsid w:val="0065454C"/>
    <w:rsid w:val="006557F7"/>
    <w:rsid w:val="0065603D"/>
    <w:rsid w:val="00656A30"/>
    <w:rsid w:val="00661933"/>
    <w:rsid w:val="00667298"/>
    <w:rsid w:val="0067125E"/>
    <w:rsid w:val="006A0756"/>
    <w:rsid w:val="006A5E74"/>
    <w:rsid w:val="006B195F"/>
    <w:rsid w:val="006B2D43"/>
    <w:rsid w:val="006B4EE8"/>
    <w:rsid w:val="006C3E49"/>
    <w:rsid w:val="006C5B92"/>
    <w:rsid w:val="006D500B"/>
    <w:rsid w:val="006E645C"/>
    <w:rsid w:val="006E6925"/>
    <w:rsid w:val="006F1D15"/>
    <w:rsid w:val="006F4095"/>
    <w:rsid w:val="00702573"/>
    <w:rsid w:val="00702A18"/>
    <w:rsid w:val="00706233"/>
    <w:rsid w:val="0070709F"/>
    <w:rsid w:val="00712CBF"/>
    <w:rsid w:val="007151B2"/>
    <w:rsid w:val="00717913"/>
    <w:rsid w:val="00723055"/>
    <w:rsid w:val="007247C9"/>
    <w:rsid w:val="00731E09"/>
    <w:rsid w:val="007342D9"/>
    <w:rsid w:val="00743465"/>
    <w:rsid w:val="007435AE"/>
    <w:rsid w:val="00755E2C"/>
    <w:rsid w:val="007603BC"/>
    <w:rsid w:val="00766D46"/>
    <w:rsid w:val="00773C75"/>
    <w:rsid w:val="00777D32"/>
    <w:rsid w:val="007B668E"/>
    <w:rsid w:val="007C593E"/>
    <w:rsid w:val="007D69D0"/>
    <w:rsid w:val="007E2440"/>
    <w:rsid w:val="007E2AFD"/>
    <w:rsid w:val="007F1A4A"/>
    <w:rsid w:val="007F6686"/>
    <w:rsid w:val="00800105"/>
    <w:rsid w:val="00801B77"/>
    <w:rsid w:val="0080554F"/>
    <w:rsid w:val="00806540"/>
    <w:rsid w:val="00823696"/>
    <w:rsid w:val="008237EB"/>
    <w:rsid w:val="00824735"/>
    <w:rsid w:val="00825907"/>
    <w:rsid w:val="00835874"/>
    <w:rsid w:val="008425C5"/>
    <w:rsid w:val="00845983"/>
    <w:rsid w:val="00851E52"/>
    <w:rsid w:val="00862043"/>
    <w:rsid w:val="008668B4"/>
    <w:rsid w:val="00887404"/>
    <w:rsid w:val="00890027"/>
    <w:rsid w:val="008922DE"/>
    <w:rsid w:val="008A1E3D"/>
    <w:rsid w:val="008A6D1A"/>
    <w:rsid w:val="008B4608"/>
    <w:rsid w:val="008D0BF4"/>
    <w:rsid w:val="008E6169"/>
    <w:rsid w:val="008F60F4"/>
    <w:rsid w:val="00900F2F"/>
    <w:rsid w:val="00930925"/>
    <w:rsid w:val="009511CA"/>
    <w:rsid w:val="00973475"/>
    <w:rsid w:val="00975B8F"/>
    <w:rsid w:val="00992F03"/>
    <w:rsid w:val="0099441C"/>
    <w:rsid w:val="0099759E"/>
    <w:rsid w:val="009A0316"/>
    <w:rsid w:val="009A1A28"/>
    <w:rsid w:val="009A5D9F"/>
    <w:rsid w:val="009C290C"/>
    <w:rsid w:val="009C6294"/>
    <w:rsid w:val="009D2CE9"/>
    <w:rsid w:val="009D60BE"/>
    <w:rsid w:val="009F0ABB"/>
    <w:rsid w:val="009F2627"/>
    <w:rsid w:val="009F7E65"/>
    <w:rsid w:val="00A12BDA"/>
    <w:rsid w:val="00A133DC"/>
    <w:rsid w:val="00A26E88"/>
    <w:rsid w:val="00A374EF"/>
    <w:rsid w:val="00A41F77"/>
    <w:rsid w:val="00A5034C"/>
    <w:rsid w:val="00A5206B"/>
    <w:rsid w:val="00A62CAA"/>
    <w:rsid w:val="00A65D58"/>
    <w:rsid w:val="00A73DA8"/>
    <w:rsid w:val="00A74915"/>
    <w:rsid w:val="00A75ED7"/>
    <w:rsid w:val="00AC3C1D"/>
    <w:rsid w:val="00AD08AF"/>
    <w:rsid w:val="00AE0AF3"/>
    <w:rsid w:val="00AF44B6"/>
    <w:rsid w:val="00AF4BA3"/>
    <w:rsid w:val="00B007F0"/>
    <w:rsid w:val="00B12C83"/>
    <w:rsid w:val="00B30F3D"/>
    <w:rsid w:val="00B31431"/>
    <w:rsid w:val="00B374BE"/>
    <w:rsid w:val="00B43743"/>
    <w:rsid w:val="00B43CEB"/>
    <w:rsid w:val="00B44A82"/>
    <w:rsid w:val="00B457F7"/>
    <w:rsid w:val="00B55106"/>
    <w:rsid w:val="00B578A6"/>
    <w:rsid w:val="00B66302"/>
    <w:rsid w:val="00B67048"/>
    <w:rsid w:val="00B67E10"/>
    <w:rsid w:val="00B70B2F"/>
    <w:rsid w:val="00B764AE"/>
    <w:rsid w:val="00B81301"/>
    <w:rsid w:val="00B91D8B"/>
    <w:rsid w:val="00BB0E0A"/>
    <w:rsid w:val="00BB67E9"/>
    <w:rsid w:val="00BB6DDD"/>
    <w:rsid w:val="00BC0C50"/>
    <w:rsid w:val="00BC2B96"/>
    <w:rsid w:val="00BC39D2"/>
    <w:rsid w:val="00BE607A"/>
    <w:rsid w:val="00BF7495"/>
    <w:rsid w:val="00C104F5"/>
    <w:rsid w:val="00C11D1F"/>
    <w:rsid w:val="00C12BFD"/>
    <w:rsid w:val="00C13F06"/>
    <w:rsid w:val="00C14674"/>
    <w:rsid w:val="00C14CFD"/>
    <w:rsid w:val="00C2170D"/>
    <w:rsid w:val="00C4606E"/>
    <w:rsid w:val="00C60D89"/>
    <w:rsid w:val="00C6428B"/>
    <w:rsid w:val="00C70F03"/>
    <w:rsid w:val="00C72B91"/>
    <w:rsid w:val="00C741BB"/>
    <w:rsid w:val="00C81652"/>
    <w:rsid w:val="00C97E56"/>
    <w:rsid w:val="00C97F28"/>
    <w:rsid w:val="00CA0467"/>
    <w:rsid w:val="00CB17AF"/>
    <w:rsid w:val="00CC561B"/>
    <w:rsid w:val="00CE1706"/>
    <w:rsid w:val="00CE5D6B"/>
    <w:rsid w:val="00D07930"/>
    <w:rsid w:val="00D101BE"/>
    <w:rsid w:val="00D15A62"/>
    <w:rsid w:val="00D25424"/>
    <w:rsid w:val="00D5011A"/>
    <w:rsid w:val="00D668EC"/>
    <w:rsid w:val="00D910D9"/>
    <w:rsid w:val="00D914DA"/>
    <w:rsid w:val="00DB20C3"/>
    <w:rsid w:val="00DC326F"/>
    <w:rsid w:val="00DD40F3"/>
    <w:rsid w:val="00DD5BB0"/>
    <w:rsid w:val="00DE3642"/>
    <w:rsid w:val="00DE58FC"/>
    <w:rsid w:val="00E07971"/>
    <w:rsid w:val="00E15822"/>
    <w:rsid w:val="00E17338"/>
    <w:rsid w:val="00E30258"/>
    <w:rsid w:val="00E36EB6"/>
    <w:rsid w:val="00E50496"/>
    <w:rsid w:val="00E668DA"/>
    <w:rsid w:val="00E66BF9"/>
    <w:rsid w:val="00E70AAB"/>
    <w:rsid w:val="00E71FBF"/>
    <w:rsid w:val="00E8025D"/>
    <w:rsid w:val="00E837A7"/>
    <w:rsid w:val="00E85BFB"/>
    <w:rsid w:val="00E9186D"/>
    <w:rsid w:val="00E924FF"/>
    <w:rsid w:val="00E975E1"/>
    <w:rsid w:val="00E97E16"/>
    <w:rsid w:val="00EA008E"/>
    <w:rsid w:val="00EB46FC"/>
    <w:rsid w:val="00EC4605"/>
    <w:rsid w:val="00EC5AC4"/>
    <w:rsid w:val="00ED1E4C"/>
    <w:rsid w:val="00ED606B"/>
    <w:rsid w:val="00EE00E1"/>
    <w:rsid w:val="00EF514E"/>
    <w:rsid w:val="00F050EE"/>
    <w:rsid w:val="00F11A34"/>
    <w:rsid w:val="00F11EB5"/>
    <w:rsid w:val="00F32B66"/>
    <w:rsid w:val="00F4601C"/>
    <w:rsid w:val="00F46733"/>
    <w:rsid w:val="00F5482A"/>
    <w:rsid w:val="00F548BE"/>
    <w:rsid w:val="00F60E7E"/>
    <w:rsid w:val="00F616F8"/>
    <w:rsid w:val="00F71D37"/>
    <w:rsid w:val="00F72483"/>
    <w:rsid w:val="00F82297"/>
    <w:rsid w:val="00F852FA"/>
    <w:rsid w:val="00F85C53"/>
    <w:rsid w:val="00F873DC"/>
    <w:rsid w:val="00F911C1"/>
    <w:rsid w:val="00FA130B"/>
    <w:rsid w:val="00FA1502"/>
    <w:rsid w:val="00FA7E97"/>
    <w:rsid w:val="00FB77BD"/>
    <w:rsid w:val="00FC6FF5"/>
    <w:rsid w:val="00FE05AC"/>
    <w:rsid w:val="00FF1FC5"/>
    <w:rsid w:val="00FF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shapelayout v:ext="edit">
      <o:idmap v:ext="edit" data="1"/>
    </o:shapelayout>
  </w:shapeDefaults>
  <w:decimalSymbol w:val="."/>
  <w:listSeparator w:val=","/>
  <w14:docId w14:val="441B9F60"/>
  <w15:docId w15:val="{39747C3F-6CB2-44DA-A2D2-6691F3E9D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A34"/>
  </w:style>
  <w:style w:type="paragraph" w:styleId="Heading1">
    <w:name w:val="heading 1"/>
    <w:basedOn w:val="Normal"/>
    <w:next w:val="Normal"/>
    <w:link w:val="Heading1Char"/>
    <w:uiPriority w:val="9"/>
    <w:qFormat/>
    <w:rsid w:val="00EA00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00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46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211"/>
    <w:pPr>
      <w:ind w:left="720"/>
      <w:contextualSpacing/>
    </w:pPr>
  </w:style>
  <w:style w:type="paragraph" w:styleId="BalloonText">
    <w:name w:val="Balloon Text"/>
    <w:basedOn w:val="Normal"/>
    <w:link w:val="BalloonTextChar"/>
    <w:uiPriority w:val="99"/>
    <w:semiHidden/>
    <w:unhideWhenUsed/>
    <w:rsid w:val="005003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375"/>
    <w:rPr>
      <w:rFonts w:ascii="Tahoma" w:hAnsi="Tahoma" w:cs="Tahoma"/>
      <w:sz w:val="16"/>
      <w:szCs w:val="16"/>
    </w:rPr>
  </w:style>
  <w:style w:type="table" w:styleId="TableGrid">
    <w:name w:val="Table Grid"/>
    <w:basedOn w:val="TableNormal"/>
    <w:uiPriority w:val="59"/>
    <w:rsid w:val="006560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56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3D"/>
  </w:style>
  <w:style w:type="paragraph" w:styleId="Footer">
    <w:name w:val="footer"/>
    <w:basedOn w:val="Normal"/>
    <w:link w:val="FooterChar"/>
    <w:uiPriority w:val="99"/>
    <w:unhideWhenUsed/>
    <w:rsid w:val="00656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3D"/>
  </w:style>
  <w:style w:type="character" w:customStyle="1" w:styleId="Heading1Char">
    <w:name w:val="Heading 1 Char"/>
    <w:basedOn w:val="DefaultParagraphFont"/>
    <w:link w:val="Heading1"/>
    <w:uiPriority w:val="9"/>
    <w:rsid w:val="00EA00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A008E"/>
    <w:pPr>
      <w:outlineLvl w:val="9"/>
    </w:pPr>
  </w:style>
  <w:style w:type="paragraph" w:styleId="TOC1">
    <w:name w:val="toc 1"/>
    <w:basedOn w:val="Normal"/>
    <w:next w:val="Normal"/>
    <w:autoRedefine/>
    <w:uiPriority w:val="39"/>
    <w:unhideWhenUsed/>
    <w:qFormat/>
    <w:rsid w:val="00EA008E"/>
    <w:pPr>
      <w:spacing w:after="100"/>
    </w:pPr>
  </w:style>
  <w:style w:type="character" w:styleId="Hyperlink">
    <w:name w:val="Hyperlink"/>
    <w:basedOn w:val="DefaultParagraphFont"/>
    <w:uiPriority w:val="99"/>
    <w:unhideWhenUsed/>
    <w:rsid w:val="00EA008E"/>
    <w:rPr>
      <w:color w:val="0000FF" w:themeColor="hyperlink"/>
      <w:u w:val="single"/>
    </w:rPr>
  </w:style>
  <w:style w:type="character" w:customStyle="1" w:styleId="Heading2Char">
    <w:name w:val="Heading 2 Char"/>
    <w:basedOn w:val="DefaultParagraphFont"/>
    <w:link w:val="Heading2"/>
    <w:uiPriority w:val="9"/>
    <w:rsid w:val="00EA00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EA008E"/>
    <w:pPr>
      <w:spacing w:after="100"/>
      <w:ind w:left="220"/>
    </w:pPr>
  </w:style>
  <w:style w:type="character" w:customStyle="1" w:styleId="Heading3Char">
    <w:name w:val="Heading 3 Char"/>
    <w:basedOn w:val="DefaultParagraphFont"/>
    <w:link w:val="Heading3"/>
    <w:uiPriority w:val="9"/>
    <w:rsid w:val="004F46D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4F46D7"/>
    <w:pPr>
      <w:spacing w:after="100"/>
      <w:ind w:left="440"/>
    </w:pPr>
  </w:style>
  <w:style w:type="paragraph" w:styleId="FootnoteText">
    <w:name w:val="footnote text"/>
    <w:basedOn w:val="Normal"/>
    <w:link w:val="FootnoteTextChar"/>
    <w:uiPriority w:val="99"/>
    <w:semiHidden/>
    <w:unhideWhenUsed/>
    <w:rsid w:val="00C460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06E"/>
    <w:rPr>
      <w:sz w:val="20"/>
      <w:szCs w:val="20"/>
    </w:rPr>
  </w:style>
  <w:style w:type="character" w:styleId="FootnoteReference">
    <w:name w:val="footnote reference"/>
    <w:basedOn w:val="DefaultParagraphFont"/>
    <w:uiPriority w:val="99"/>
    <w:semiHidden/>
    <w:unhideWhenUsed/>
    <w:rsid w:val="00C4606E"/>
    <w:rPr>
      <w:vertAlign w:val="superscript"/>
    </w:rPr>
  </w:style>
  <w:style w:type="character" w:styleId="CommentReference">
    <w:name w:val="annotation reference"/>
    <w:basedOn w:val="DefaultParagraphFont"/>
    <w:uiPriority w:val="99"/>
    <w:semiHidden/>
    <w:unhideWhenUsed/>
    <w:rsid w:val="001B0C7C"/>
    <w:rPr>
      <w:sz w:val="18"/>
      <w:szCs w:val="18"/>
    </w:rPr>
  </w:style>
  <w:style w:type="paragraph" w:styleId="CommentText">
    <w:name w:val="annotation text"/>
    <w:basedOn w:val="Normal"/>
    <w:link w:val="CommentTextChar"/>
    <w:uiPriority w:val="99"/>
    <w:semiHidden/>
    <w:unhideWhenUsed/>
    <w:rsid w:val="001B0C7C"/>
    <w:pPr>
      <w:spacing w:line="240" w:lineRule="auto"/>
    </w:pPr>
    <w:rPr>
      <w:sz w:val="24"/>
      <w:szCs w:val="24"/>
    </w:rPr>
  </w:style>
  <w:style w:type="character" w:customStyle="1" w:styleId="CommentTextChar">
    <w:name w:val="Comment Text Char"/>
    <w:basedOn w:val="DefaultParagraphFont"/>
    <w:link w:val="CommentText"/>
    <w:uiPriority w:val="99"/>
    <w:semiHidden/>
    <w:rsid w:val="001B0C7C"/>
    <w:rPr>
      <w:sz w:val="24"/>
      <w:szCs w:val="24"/>
    </w:rPr>
  </w:style>
  <w:style w:type="paragraph" w:styleId="CommentSubject">
    <w:name w:val="annotation subject"/>
    <w:basedOn w:val="CommentText"/>
    <w:next w:val="CommentText"/>
    <w:link w:val="CommentSubjectChar"/>
    <w:uiPriority w:val="99"/>
    <w:semiHidden/>
    <w:unhideWhenUsed/>
    <w:rsid w:val="001B0C7C"/>
    <w:rPr>
      <w:b/>
      <w:bCs/>
      <w:sz w:val="20"/>
      <w:szCs w:val="20"/>
    </w:rPr>
  </w:style>
  <w:style w:type="character" w:customStyle="1" w:styleId="CommentSubjectChar">
    <w:name w:val="Comment Subject Char"/>
    <w:basedOn w:val="CommentTextChar"/>
    <w:link w:val="CommentSubject"/>
    <w:uiPriority w:val="99"/>
    <w:semiHidden/>
    <w:rsid w:val="001B0C7C"/>
    <w:rPr>
      <w:b/>
      <w:bCs/>
      <w:sz w:val="20"/>
      <w:szCs w:val="20"/>
    </w:rPr>
  </w:style>
  <w:style w:type="paragraph" w:styleId="Revision">
    <w:name w:val="Revision"/>
    <w:hidden/>
    <w:uiPriority w:val="99"/>
    <w:semiHidden/>
    <w:rsid w:val="00B67E1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10267">
      <w:bodyDiv w:val="1"/>
      <w:marLeft w:val="0"/>
      <w:marRight w:val="0"/>
      <w:marTop w:val="0"/>
      <w:marBottom w:val="0"/>
      <w:divBdr>
        <w:top w:val="none" w:sz="0" w:space="0" w:color="auto"/>
        <w:left w:val="none" w:sz="0" w:space="0" w:color="auto"/>
        <w:bottom w:val="none" w:sz="0" w:space="0" w:color="auto"/>
        <w:right w:val="none" w:sz="0" w:space="0" w:color="auto"/>
      </w:divBdr>
    </w:div>
    <w:div w:id="129176004">
      <w:bodyDiv w:val="1"/>
      <w:marLeft w:val="0"/>
      <w:marRight w:val="0"/>
      <w:marTop w:val="0"/>
      <w:marBottom w:val="0"/>
      <w:divBdr>
        <w:top w:val="none" w:sz="0" w:space="0" w:color="auto"/>
        <w:left w:val="none" w:sz="0" w:space="0" w:color="auto"/>
        <w:bottom w:val="none" w:sz="0" w:space="0" w:color="auto"/>
        <w:right w:val="none" w:sz="0" w:space="0" w:color="auto"/>
      </w:divBdr>
    </w:div>
    <w:div w:id="177816675">
      <w:bodyDiv w:val="1"/>
      <w:marLeft w:val="0"/>
      <w:marRight w:val="0"/>
      <w:marTop w:val="0"/>
      <w:marBottom w:val="0"/>
      <w:divBdr>
        <w:top w:val="none" w:sz="0" w:space="0" w:color="auto"/>
        <w:left w:val="none" w:sz="0" w:space="0" w:color="auto"/>
        <w:bottom w:val="none" w:sz="0" w:space="0" w:color="auto"/>
        <w:right w:val="none" w:sz="0" w:space="0" w:color="auto"/>
      </w:divBdr>
    </w:div>
    <w:div w:id="362167691">
      <w:bodyDiv w:val="1"/>
      <w:marLeft w:val="0"/>
      <w:marRight w:val="0"/>
      <w:marTop w:val="0"/>
      <w:marBottom w:val="0"/>
      <w:divBdr>
        <w:top w:val="none" w:sz="0" w:space="0" w:color="auto"/>
        <w:left w:val="none" w:sz="0" w:space="0" w:color="auto"/>
        <w:bottom w:val="none" w:sz="0" w:space="0" w:color="auto"/>
        <w:right w:val="none" w:sz="0" w:space="0" w:color="auto"/>
      </w:divBdr>
    </w:div>
    <w:div w:id="569583552">
      <w:bodyDiv w:val="1"/>
      <w:marLeft w:val="0"/>
      <w:marRight w:val="0"/>
      <w:marTop w:val="0"/>
      <w:marBottom w:val="0"/>
      <w:divBdr>
        <w:top w:val="none" w:sz="0" w:space="0" w:color="auto"/>
        <w:left w:val="none" w:sz="0" w:space="0" w:color="auto"/>
        <w:bottom w:val="none" w:sz="0" w:space="0" w:color="auto"/>
        <w:right w:val="none" w:sz="0" w:space="0" w:color="auto"/>
      </w:divBdr>
    </w:div>
    <w:div w:id="601256443">
      <w:bodyDiv w:val="1"/>
      <w:marLeft w:val="0"/>
      <w:marRight w:val="0"/>
      <w:marTop w:val="0"/>
      <w:marBottom w:val="0"/>
      <w:divBdr>
        <w:top w:val="none" w:sz="0" w:space="0" w:color="auto"/>
        <w:left w:val="none" w:sz="0" w:space="0" w:color="auto"/>
        <w:bottom w:val="none" w:sz="0" w:space="0" w:color="auto"/>
        <w:right w:val="none" w:sz="0" w:space="0" w:color="auto"/>
      </w:divBdr>
    </w:div>
    <w:div w:id="704211073">
      <w:bodyDiv w:val="1"/>
      <w:marLeft w:val="0"/>
      <w:marRight w:val="0"/>
      <w:marTop w:val="0"/>
      <w:marBottom w:val="0"/>
      <w:divBdr>
        <w:top w:val="none" w:sz="0" w:space="0" w:color="auto"/>
        <w:left w:val="none" w:sz="0" w:space="0" w:color="auto"/>
        <w:bottom w:val="none" w:sz="0" w:space="0" w:color="auto"/>
        <w:right w:val="none" w:sz="0" w:space="0" w:color="auto"/>
      </w:divBdr>
    </w:div>
    <w:div w:id="758259521">
      <w:bodyDiv w:val="1"/>
      <w:marLeft w:val="0"/>
      <w:marRight w:val="0"/>
      <w:marTop w:val="0"/>
      <w:marBottom w:val="0"/>
      <w:divBdr>
        <w:top w:val="none" w:sz="0" w:space="0" w:color="auto"/>
        <w:left w:val="none" w:sz="0" w:space="0" w:color="auto"/>
        <w:bottom w:val="none" w:sz="0" w:space="0" w:color="auto"/>
        <w:right w:val="none" w:sz="0" w:space="0" w:color="auto"/>
      </w:divBdr>
    </w:div>
    <w:div w:id="951321615">
      <w:bodyDiv w:val="1"/>
      <w:marLeft w:val="0"/>
      <w:marRight w:val="0"/>
      <w:marTop w:val="0"/>
      <w:marBottom w:val="0"/>
      <w:divBdr>
        <w:top w:val="none" w:sz="0" w:space="0" w:color="auto"/>
        <w:left w:val="none" w:sz="0" w:space="0" w:color="auto"/>
        <w:bottom w:val="none" w:sz="0" w:space="0" w:color="auto"/>
        <w:right w:val="none" w:sz="0" w:space="0" w:color="auto"/>
      </w:divBdr>
    </w:div>
    <w:div w:id="982782196">
      <w:bodyDiv w:val="1"/>
      <w:marLeft w:val="0"/>
      <w:marRight w:val="0"/>
      <w:marTop w:val="0"/>
      <w:marBottom w:val="0"/>
      <w:divBdr>
        <w:top w:val="none" w:sz="0" w:space="0" w:color="auto"/>
        <w:left w:val="none" w:sz="0" w:space="0" w:color="auto"/>
        <w:bottom w:val="none" w:sz="0" w:space="0" w:color="auto"/>
        <w:right w:val="none" w:sz="0" w:space="0" w:color="auto"/>
      </w:divBdr>
    </w:div>
    <w:div w:id="1208956862">
      <w:bodyDiv w:val="1"/>
      <w:marLeft w:val="0"/>
      <w:marRight w:val="0"/>
      <w:marTop w:val="0"/>
      <w:marBottom w:val="0"/>
      <w:divBdr>
        <w:top w:val="none" w:sz="0" w:space="0" w:color="auto"/>
        <w:left w:val="none" w:sz="0" w:space="0" w:color="auto"/>
        <w:bottom w:val="none" w:sz="0" w:space="0" w:color="auto"/>
        <w:right w:val="none" w:sz="0" w:space="0" w:color="auto"/>
      </w:divBdr>
    </w:div>
    <w:div w:id="1215391574">
      <w:bodyDiv w:val="1"/>
      <w:marLeft w:val="0"/>
      <w:marRight w:val="0"/>
      <w:marTop w:val="0"/>
      <w:marBottom w:val="0"/>
      <w:divBdr>
        <w:top w:val="none" w:sz="0" w:space="0" w:color="auto"/>
        <w:left w:val="none" w:sz="0" w:space="0" w:color="auto"/>
        <w:bottom w:val="none" w:sz="0" w:space="0" w:color="auto"/>
        <w:right w:val="none" w:sz="0" w:space="0" w:color="auto"/>
      </w:divBdr>
    </w:div>
    <w:div w:id="1253316702">
      <w:bodyDiv w:val="1"/>
      <w:marLeft w:val="0"/>
      <w:marRight w:val="0"/>
      <w:marTop w:val="0"/>
      <w:marBottom w:val="0"/>
      <w:divBdr>
        <w:top w:val="none" w:sz="0" w:space="0" w:color="auto"/>
        <w:left w:val="none" w:sz="0" w:space="0" w:color="auto"/>
        <w:bottom w:val="none" w:sz="0" w:space="0" w:color="auto"/>
        <w:right w:val="none" w:sz="0" w:space="0" w:color="auto"/>
      </w:divBdr>
    </w:div>
    <w:div w:id="1288120639">
      <w:bodyDiv w:val="1"/>
      <w:marLeft w:val="0"/>
      <w:marRight w:val="0"/>
      <w:marTop w:val="0"/>
      <w:marBottom w:val="0"/>
      <w:divBdr>
        <w:top w:val="none" w:sz="0" w:space="0" w:color="auto"/>
        <w:left w:val="none" w:sz="0" w:space="0" w:color="auto"/>
        <w:bottom w:val="none" w:sz="0" w:space="0" w:color="auto"/>
        <w:right w:val="none" w:sz="0" w:space="0" w:color="auto"/>
      </w:divBdr>
    </w:div>
    <w:div w:id="1535459439">
      <w:bodyDiv w:val="1"/>
      <w:marLeft w:val="0"/>
      <w:marRight w:val="0"/>
      <w:marTop w:val="0"/>
      <w:marBottom w:val="0"/>
      <w:divBdr>
        <w:top w:val="none" w:sz="0" w:space="0" w:color="auto"/>
        <w:left w:val="none" w:sz="0" w:space="0" w:color="auto"/>
        <w:bottom w:val="none" w:sz="0" w:space="0" w:color="auto"/>
        <w:right w:val="none" w:sz="0" w:space="0" w:color="auto"/>
      </w:divBdr>
    </w:div>
    <w:div w:id="1618566367">
      <w:bodyDiv w:val="1"/>
      <w:marLeft w:val="0"/>
      <w:marRight w:val="0"/>
      <w:marTop w:val="0"/>
      <w:marBottom w:val="0"/>
      <w:divBdr>
        <w:top w:val="none" w:sz="0" w:space="0" w:color="auto"/>
        <w:left w:val="none" w:sz="0" w:space="0" w:color="auto"/>
        <w:bottom w:val="none" w:sz="0" w:space="0" w:color="auto"/>
        <w:right w:val="none" w:sz="0" w:space="0" w:color="auto"/>
      </w:divBdr>
    </w:div>
    <w:div w:id="187014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package" Target="embeddings/Microsoft_Excel_Worksheet2.xls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Excel_Worksheet1.xlsx"/><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tkinss\Desktop\Design%20Journal\Template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8AB66-AA3B-4841-B618-9BE058A5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TemplateDocument.dotx</Template>
  <TotalTime>51</TotalTime>
  <Pages>7</Pages>
  <Words>823</Words>
  <Characters>4694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HHMI</Company>
  <LinksUpToDate>false</LinksUpToDate>
  <CharactersWithSpaces>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watkinss</dc:creator>
  <cp:lastModifiedBy>Sawtelle, Steven</cp:lastModifiedBy>
  <cp:revision>4</cp:revision>
  <dcterms:created xsi:type="dcterms:W3CDTF">2015-09-21T12:05:00Z</dcterms:created>
  <dcterms:modified xsi:type="dcterms:W3CDTF">2015-09-21T13:01:00Z</dcterms:modified>
</cp:coreProperties>
</file>